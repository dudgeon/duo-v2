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151" w14:textId="77777777">
      <w:pPr>
        <w:pStyle w:val="Title"/>
      </w:pPr>
      <w:r>
        <w:t xml:space="preserve">Review test document</w:t>
      </w:r>
    </w:p>
    <w:p w14:paraId="1A2B0158" w14:textId="77777777">
      <w:pPr>
        <w:pStyle w:val="Heading1"/>
      </w:pPr>
      <w:r>
        <w:t xml:space="preserve">Comments</w:t>
      </w:r>
    </w:p>
    <w:p w14:paraId="1A2B015F" w14:textId="77777777">
      <w:r>
        <w:t xml:space="preserve">The volunteers planted </w:t>
      </w:r>
      <w:commentRangeStart w:id="0"/>
      <w:commentRangeStart w:id="1"/>
      <w:r>
        <w:t xml:space="preserve">forty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rows of beans in April.</w:t>
      </w:r>
    </w:p>
    <w:p w14:paraId="1A2B0166" w14:textId="77777777">
      <w:r>
        <w:t xml:space="preserve">The shed was </w:t>
      </w:r>
      <w:commentRangeStart w:id="2"/>
      <w:r>
        <w:t xml:space="preserve">painted</w:t>
      </w:r>
      <w:commentRangeEnd w:id="2"/>
      <w:r>
        <w:rPr>
          <w:rStyle w:val="CommentReference"/>
        </w:rPr>
        <w:commentReference w:id="2"/>
      </w:r>
      <w:r>
        <w:t xml:space="preserve"> green in May. (This comment is resolved.)</w:t>
      </w:r>
    </w:p>
    <w:p w14:paraId="1A2B016D" w14:textId="77777777">
      <w:commentRangeStart w:id="3"/>
      <w:r>
        <w:t xml:space="preserve">Watering was done by rota every evening.</w:t>
      </w:r>
    </w:p>
    <w:p w14:paraId="1A2B0174" w14:textId="77777777">
      <w:r>
        <w:t xml:space="preserve">Every evening, someone on the rota watered the beds.</w:t>
      </w:r>
      <w:commentRangeEnd w:id="3"/>
      <w:r>
        <w:rPr>
          <w:rStyle w:val="CommentReference"/>
        </w:rPr>
        <w:commentReference w:id="3"/>
      </w:r>
    </w:p>
    <w:p w14:paraId="1A2B017B" w14:textId="77777777">
      <w:pPr>
        <w:pStyle w:val="Heading1"/>
      </w:pPr>
      <w:r>
        <w:t xml:space="preserve">Tracked changes</w:t>
      </w:r>
    </w:p>
    <w:p w14:paraId="1A2B0182" w14:textId="77777777">
      <w:r>
        <w:t xml:space="preserve">Avery inserted </w:t>
      </w:r>
      <w:ins w:id="103" w:author="Avery Reviewer" w:date="2026-09-05T14:15:00Z">
        <w:r>
          <w:t xml:space="preserve">these words </w:t>
        </w:r>
      </w:ins>
      <w:r>
        <w:t xml:space="preserve">and Blake deleted </w:t>
      </w:r>
      <w:del w:id="104" w:author="Blake Editor" w:date="2026-09-06T15:15:00Z">
        <w:r>
          <w:delText xml:space="preserve">some old words </w:delText>
        </w:r>
      </w:del>
      <w:r>
        <w:t xml:space="preserve">in this sentence.</w:t>
      </w:r>
    </w:p>
    <w:p w14:paraId="1A2B0189" w14:textId="77777777">
      <w:r>
        <w:t xml:space="preserve">Casey </w:t>
      </w:r>
      <w:ins w:id="105" w:author="Casey Counsel" w:date="2026-09-07T16:15:00Z">
        <w:r>
          <w:t xml:space="preserve">(a third author) </w:t>
        </w:r>
      </w:ins>
      <w:r>
        <w:t xml:space="preserve">added text, and Blake replaced </w:t>
      </w:r>
      <w:del w:id="106" w:author="Blake Editor" w:date="2026-09-06T15:15:00Z">
        <w:r>
          <w:delText xml:space="preserve">three</w:delText>
        </w:r>
      </w:del>
      <w:ins w:id="107" w:author="Blake Editor" w:date="2026-09-06T15:15:00Z">
        <w:r>
          <w:t xml:space="preserve">four</w:t>
        </w:r>
      </w:ins>
      <w:r>
        <w:t xml:space="preserve"> words.</w:t>
      </w:r>
    </w:p>
    <w:p w14:paraId="1A2B0190" w14:textId="77777777">
      <w:r>
        <w:t xml:space="preserve">Blake made </w:t>
      </w:r>
      <w:r>
        <w:rPr>
          <w:b/>
          <w:rPrChange w:id="108" w:author="Blake Editor" w:date="2026-09-08T09:15:00Z">
            <w:rPr/>
          </w:rPrChange>
        </w:rPr>
        <w:t xml:space="preserve">this phrase bold</w:t>
      </w:r>
      <w:r>
        <w:t xml:space="preserve"> and </w:t>
      </w:r>
      <w:r>
        <w:rPr>
          <w:i/>
          <w:color w:val="C00000"/>
          <w:rPrChange w:id="109" w:author="Blake Editor" w:date="2026-09-08T09:15:00Z">
            <w:rPr>
              <w:b/>
            </w:rPr>
          </w:rPrChange>
        </w:rPr>
        <w:t xml:space="preserve">this one italic and red</w:t>
      </w:r>
      <w:r>
        <w:t xml:space="preserve"> (formatting changes).</w:t>
      </w:r>
    </w:p>
    <w:p w14:paraId="1A2B0197" w14:textId="77777777">
      <w:pPr>
        <w:jc w:val="center"/>
        <w:pPrChange w:id="110" w:author="Avery Reviewer" w:date="2026-09-09T10:15:00Z">
          <w:pPr/>
        </w:pPrChange>
      </w:pPr>
      <w:r>
        <w:t xml:space="preserve">Avery centred this paragraph (a paragraph-property change).</w:t>
      </w:r>
    </w:p>
    <w:p w14:paraId="1A2B019E" w14:textId="77777777">
      <w:pPr>
        <w:rPr>
          <w:ins w:id="112" w:author="Avery Reviewer" w:date="2026-09-10T11:15:00Z"/>
        </w:rPr>
      </w:pPr>
      <w:ins w:id="111" w:author="Avery Reviewer" w:date="2026-09-10T11:15:00Z">
        <w:r>
          <w:t xml:space="preserve">Avery inserted this whole paragraph.</w:t>
        </w:r>
      </w:ins>
    </w:p>
    <w:p w14:paraId="1A2B01A5" w14:textId="77777777">
      <w:pPr>
        <w:rPr>
          <w:del w:id="114" w:author="Casey Counsel" w:date="2026-09-11T12:15:00Z"/>
        </w:rPr>
      </w:pPr>
      <w:del w:id="113" w:author="Casey Counsel" w:date="2026-09-11T12:15:00Z">
        <w:r>
          <w:delText xml:space="preserve">Casey deleted this whole paragraph.</w:delText>
        </w:r>
      </w:del>
    </w:p>
    <w:p w14:paraId="1A2B01AC" w14:textId="77777777">
      <w:pPr>
        <w:pStyle w:val="Heading2"/>
      </w:pPr>
      <w:r>
        <w:t xml:space="preserve">Moves</w:t>
      </w:r>
    </w:p>
    <w:p w14:paraId="1A2B01B3" w14:textId="77777777">
      <w:r>
        <w:t xml:space="preserve">First in order.</w:t>
      </w:r>
    </w:p>
    <w:p w14:paraId="1A2B01BA" w14:textId="77777777">
      <w:pPr>
        <w:rPr>
          <w:moveFrom w:id="116" w:author="Blake Editor" w:date="2026-09-12T13:15:00Z"/>
        </w:rPr>
      </w:pPr>
      <w:moveFromRangeStart w:id="101" w:name="move1" w:author="Blake Editor" w:date="2026-09-12T13:15:00Z"/>
      <w:moveFrom w:id="115" w:author="Blake Editor" w:date="2026-09-12T13:15:00Z">
        <w:r>
          <w:t xml:space="preserve">This paragraph was moved down by Blake.</w:t>
        </w:r>
      </w:moveFrom>
      <w:moveFromRangeEnd w:id="101"/>
    </w:p>
    <w:p w14:paraId="1A2B01C1" w14:textId="77777777">
      <w:r>
        <w:t xml:space="preserve">Second in order.</w:t>
      </w:r>
    </w:p>
    <w:p w14:paraId="1A2B01C8" w14:textId="77777777">
      <w:pPr>
        <w:rPr>
          <w:moveTo w:id="118" w:author="Blake Editor" w:date="2026-09-12T13:15:00Z"/>
        </w:rPr>
      </w:pPr>
      <w:moveToRangeStart w:id="102" w:name="move1" w:author="Blake Editor" w:date="2026-09-12T13:15:00Z"/>
      <w:moveTo w:id="117" w:author="Blake Editor" w:date="2026-09-12T13:15:00Z">
        <w:r>
          <w:t xml:space="preserve">This paragraph was moved down by Blake.</w:t>
        </w:r>
      </w:moveTo>
      <w:moveToRangeEnd w:id="102"/>
    </w:p>
    <w:p w14:paraId="1A2B01CF" w14:textId="77777777">
      <w:pPr>
        <w:pStyle w:val="Heading2"/>
      </w:pPr>
      <w:r>
        <w:t xml:space="preserve">A table with a tracked row</w:t>
      </w:r>
    </w:p>
    <w:tbl>
      <w:tblPr>
        <w:tblStyle w:val="TableGrid"/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>
        <w:tc>
          <w:tcPr>
            <w:tcW w:w="3000" w:type="dxa"/>
          </w:tcPr>
          <w:p w14:paraId="1A2B01D6" w14:textId="77777777">
            <w:r>
              <w:rPr>
                <w:b/>
              </w:rPr>
              <w:t xml:space="preserve">Bed</w:t>
            </w:r>
          </w:p>
        </w:tc>
        <w:tc>
          <w:tcPr>
            <w:tcW w:w="3000" w:type="dxa"/>
          </w:tcPr>
          <w:p w14:paraId="1A2B01DD" w14:textId="77777777">
            <w:r>
              <w:rPr>
                <w:b/>
              </w:rPr>
              <w:t xml:space="preserve">Crop</w:t>
            </w:r>
          </w:p>
        </w:tc>
      </w:tr>
      <w:tr>
        <w:tc>
          <w:tcPr>
            <w:tcW w:w="3000" w:type="dxa"/>
          </w:tcPr>
          <w:p w14:paraId="1A2B01E4" w14:textId="77777777">
            <w:r>
              <w:t xml:space="preserve">1</w:t>
            </w:r>
          </w:p>
        </w:tc>
        <w:tc>
          <w:tcPr>
            <w:tcW w:w="3000" w:type="dxa"/>
          </w:tcPr>
          <w:p w14:paraId="1A2B01EB" w14:textId="77777777">
            <w:r>
              <w:t xml:space="preserve">Beans</w:t>
            </w:r>
          </w:p>
        </w:tc>
      </w:tr>
      <w:tr>
        <w:trPr>
          <w:ins w:id="119" w:author="Avery Reviewer" w:date="2026-09-13T14:15:00Z"/>
        </w:trPr>
        <w:tc>
          <w:tcPr>
            <w:tcW w:w="3000" w:type="dxa"/>
          </w:tcPr>
          <w:p w14:paraId="1A2B01F2" w14:textId="77777777">
            <w:pPr>
              <w:rPr>
                <w:ins w:id="121" w:author="Avery Reviewer" w:date="2026-09-13T14:15:00Z"/>
              </w:rPr>
            </w:pPr>
            <w:ins w:id="120" w:author="Avery Reviewer" w:date="2026-09-13T14:15:00Z">
              <w:r>
                <w:t xml:space="preserve">2</w:t>
              </w:r>
            </w:ins>
          </w:p>
        </w:tc>
        <w:tc>
          <w:tcPr>
            <w:tcW w:w="3000" w:type="dxa"/>
          </w:tcPr>
          <w:p w14:paraId="1A2B01F9" w14:textId="77777777">
            <w:pPr>
              <w:rPr>
                <w:ins w:id="123" w:author="Avery Reviewer" w:date="2026-09-13T14:15:00Z"/>
              </w:rPr>
            </w:pPr>
            <w:ins w:id="122" w:author="Avery Reviewer" w:date="2026-09-13T14:15:00Z">
              <w:r>
                <w:t xml:space="preserve">Squash (row inserted by Avery)</w:t>
              </w:r>
            </w:ins>
          </w:p>
        </w:tc>
      </w:tr>
      <w:tr>
        <w:tc>
          <w:tcPr>
            <w:tcW w:w="3000" w:type="dxa"/>
          </w:tcPr>
          <w:p w14:paraId="1A2B0200" w14:textId="77777777">
            <w:r>
              <w:t xml:space="preserve">3</w:t>
            </w:r>
          </w:p>
        </w:tc>
        <w:tc>
          <w:tcPr>
            <w:tcW w:w="3000" w:type="dxa"/>
          </w:tcPr>
          <w:p w14:paraId="1A2B0207" w14:textId="77777777">
            <w:r>
              <w:t xml:space="preserve">Peas</w:t>
            </w:r>
          </w:p>
        </w:tc>
      </w:tr>
    </w:tbl>
    <w:p w14:paraId="1A2B020E" w14:textId="77777777">
      <w:r>
        <w:t xml:space="preserve">End of the review test.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comment w:id="0" w:author="Avery Reviewer" w:date="2026-09-01T10:15:00Z" w:initials="AR">
    <w:p w14:paraId="1A2B0135" w14:textId="77777777">
      <w:pPr>
        <w:pStyle w:val="CommentText"/>
      </w:pPr>
      <w:r>
        <w:rPr>
          <w:rStyle w:val="CommentReference"/>
        </w:rPr>
        <w:annotationRef/>
      </w:r>
      <w:r>
        <w:t xml:space="preserve">Is “forty” right? The spreadsheet says forty-two.</w:t>
      </w:r>
    </w:p>
  </w:comment>
  <w:comment w:id="1" w:author="Blake Editor" w:date="2026-09-02T11:15:00Z" w:initials="BE">
    <w:p w14:paraId="1A2B013C" w14:textId="77777777">
      <w:pPr>
        <w:pStyle w:val="CommentText"/>
      </w:pPr>
      <w:r>
        <w:rPr>
          <w:rStyle w:val="CommentReference"/>
        </w:rPr>
        <w:annotationRef/>
      </w:r>
      <w:r>
        <w:t xml:space="preserve">Checked: forty-two. I'll fix it.</w:t>
      </w:r>
    </w:p>
  </w:comment>
  <w:comment w:id="2" w:author="Blake Editor" w:date="2026-09-03T12:15:00Z" w:initials="BE">
    <w:p w14:paraId="1A2B0143" w14:textId="77777777">
      <w:pPr>
        <w:pStyle w:val="CommentText"/>
      </w:pPr>
      <w:r>
        <w:rPr>
          <w:rStyle w:val="CommentReference"/>
        </w:rPr>
        <w:annotationRef/>
      </w:r>
      <w:r>
        <w:t xml:space="preserve">Typo here, fixed.</w:t>
      </w:r>
    </w:p>
  </w:comment>
  <w:comment w:id="3" w:author="Avery Reviewer" w:date="2026-09-04T13:15:00Z" w:initials="AR">
    <w:p w14:paraId="1A2B014A" w14:textId="77777777">
      <w:pPr>
        <w:pStyle w:val="CommentText"/>
      </w:pPr>
      <w:r>
        <w:rPr>
          <w:rStyle w:val="CommentReference"/>
        </w:rPr>
        <w:annotationRef/>
      </w:r>
      <w:r>
        <w:t xml:space="preserve">These two paragraphs say the same thing; merge them?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5:commentEx w15:paraId="1A2B0135" w15:done="0"/>
  <w15:commentEx w15:paraId="1A2B013C" w15:paraIdParent="1A2B0135" w15:done="0"/>
  <w15:commentEx w15:paraId="1A2B0143" w15:done="1"/>
  <w15:commentEx w15:paraId="1A2B014A" w15:done="0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6cid:commentId w16cid:paraId="1A2B0135" w16cid:durableId="5A000000"/>
  <w16cid:commentId w16cid:paraId="1A2B013C" w16cid:durableId="5A000001"/>
  <w16cid:commentId w16cid:paraId="1A2B0143" w16cid:durableId="5A000002"/>
  <w16cid:commentId w16cid:paraId="1A2B014A" w16cid:durableId="5A000003"/>
</w16cid:commentsId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15="http://schemas.microsoft.com/office/word/2012/wordml" xmlns:mc="http://schemas.openxmlformats.org/markup-compatibility/2006" xmlns:w="http://schemas.openxmlformats.org/wordprocessingml/2006/main">
  <w15:person w15:author="Avery Reviewer">
    <w15:presenceInfo w15:providerId="None" w15:userId="Avery Reviewer"/>
  </w15:person>
  <w15:person w15:author="Blake Editor">
    <w15:presenceInfo w15:providerId="None" w15:userId="Blake Editor"/>
  </w15:person>
  <w15:person w15:author="Casey Counsel">
    <w15:presenceInfo w15:providerId="None" w15:userId="Casey Counsel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default="1"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rFonts w:ascii="Calibri Light" w:hAnsi="Calibri Light"/>
      <w:spacing w:val="-10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597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597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i/>
      <w:color w:val="1F3763"/>
      <w:sz w:val="24"/>
    </w:rPr>
  </w:style>
  <w:style w:type="paragraph" w:styleId="Quote">
    <w:name w:val="Quote"/>
    <w:basedOn w:val="Normal"/>
    <w:pPr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OCHeading">
    <w:name w:val="TOC Heading"/>
    <w:basedOn w:val="Heading1"/>
    <w:pPr>
      <w:outlineLvl w:val="9"/>
    </w:p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styleId="Hyperlink">
    <w:name w:val="Hyperlink"/>
    <w:basedOn w:val="DefaultParagraphFont"/>
    <w:rPr>
      <w:color w:val="0563C1"/>
      <w:u w:val="single"/>
    </w:rPr>
  </w:style>
  <w:style w:default="1" w:type="character" w:styleId="DefaultParagraphFont">
    <w:name w:val="Default Paragraph Font"/>
  </w:style>
  <w:style w:type="table" w:styleId="TableGrid">
    <w:name w:val="Table Grid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Relationship Id="rIdPeople" Type="http://schemas.microsoft.com/office/2011/relationships/people" Target="peop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Review test</dc:title>
  <dc:creator>Duo spike</dc:creator>
  <dcterms:created xsi:type="dcterms:W3CDTF">2026-09-01T09:00:00Z</dcterms:created>
</cp:coreProperties>
</file>