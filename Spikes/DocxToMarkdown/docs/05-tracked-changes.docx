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</w:t>
      </w:r>
    </w:p>
    <w:p>
      <w:r>
        <w:t xml:space="preserve">The committee agreed to </w:t>
      </w:r>
      <w:ins w:id="1" w:author="Reviewer A" w:date="2026-01-01T00:00:00Z">
        <w:r>
          <w:t xml:space="preserve">paint the shed and </w:t>
        </w:r>
      </w:ins>
      <w:r>
        <w:t>repair the fence</w:t>
      </w:r>
      <w:del w:id="2" w:author="Reviewer B" w:date="2026-01-02T00:00:00Z">
        <w:r>
          <w:delText xml:space="preserve"> before winter</w:delText>
        </w:r>
      </w:del>
      <w:r>
        <w:t>.</w:t>
      </w:r>
    </w:p>
    <w:p>
      <w:del w:id="3" w:author="Reviewer B" w:date="2026-01-02T00:00:00Z">
        <w:r>
          <w:delText>This sentence was removed.</w:delText>
        </w:r>
      </w:del>
    </w:p>
    <w:p>
      <w:r>
        <w:t>Next meeting: the first Monday.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