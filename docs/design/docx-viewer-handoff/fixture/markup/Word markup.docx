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71" w14:textId="77777777">
      <w:pPr>
        <w:pStyle w:val="Title"/>
      </w:pPr>
      <w:r>
        <w:t xml:space="preserve">Garden plan</w:t>
      </w:r>
    </w:p>
    <w:p w14:paraId="1A2B0078" w14:textId="77777777">
      <w:pPr>
        <w:pStyle w:val="Heading1"/>
      </w:pPr>
      <w:commentRangeStart w:id="3"/>
      <w:r>
        <w:t xml:space="preserve">Beds and crops</w:t>
      </w:r>
      <w:commentRangeEnd w:id="3"/>
      <w:r>
        <w:rPr>
          <w:rStyle w:val="CommentReference"/>
        </w:rPr>
        <w:commentReference w:id="3"/>
      </w:r>
    </w:p>
    <w:p w14:paraId="1A2B007F" w14:textId="77777777">
      <w:r>
        <w:t xml:space="preserve">The volunteers planted </w:t>
      </w:r>
      <w:commentRangeStart w:id="0"/>
      <w:commentRangeStart w:id="1"/>
      <w:commentRangeStart w:id="2"/>
      <w:r>
        <w:t xml:space="preserve">forty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r>
        <w:t xml:space="preserve"> rows of beans in April.</w:t>
      </w:r>
    </w:p>
    <w:p w14:paraId="1A2B0086" w14:textId="77777777">
      <w:r>
        <w:t xml:space="preserve">Dana inserted </w:t>
      </w:r>
      <w:ins w:id="109" w:author="Dana Writer" w:date="2026-09-05T14:15:00Z">
        <w:r>
          <w:t xml:space="preserve">these words</w:t>
        </w:r>
      </w:ins>
      <w:r>
        <w:t xml:space="preserve"> and Morgan deleted </w:t>
      </w:r>
      <w:commentRangeStart w:id="8"/>
      <w:del w:id="110" w:author="Morgan Editor" w:date="2026-09-06T15:15:00Z">
        <w:r>
          <w:delText xml:space="preserve">some old words</w:delText>
        </w:r>
      </w:del>
      <w:commentRangeEnd w:id="8"/>
      <w:r>
        <w:rPr>
          <w:rStyle w:val="CommentReference"/>
        </w:rPr>
        <w:commentReference w:id="8"/>
      </w:r>
      <w:r>
        <w:t xml:space="preserve"> in this sentence.</w:t>
      </w:r>
    </w:p>
    <w:p w14:paraId="1A2B008D" w14:textId="77777777">
      <w:r>
        <w:t xml:space="preserve">Riley </w:t>
      </w:r>
      <w:commentRangeStart w:id="6"/>
      <w:ins w:id="111" w:author="Riley Reviewer" w:date="2026-09-07T16:15:00Z">
        <w:r>
          <w:t xml:space="preserve">(a third author)</w:t>
        </w:r>
      </w:ins>
      <w:commentRangeEnd w:id="6"/>
      <w:r>
        <w:rPr>
          <w:rStyle w:val="CommentReference"/>
        </w:rPr>
        <w:commentReference w:id="6"/>
      </w:r>
      <w:r>
        <w:t xml:space="preserve"> added text, and Morgan replaced </w:t>
      </w:r>
      <w:del w:id="112" w:author="Morgan Editor" w:date="2026-09-06T15:15:00Z">
        <w:r>
          <w:delText xml:space="preserve">three</w:delText>
        </w:r>
      </w:del>
      <w:ins w:id="113" w:author="Morgan Editor" w:date="2026-09-06T15:15:00Z">
        <w:r>
          <w:t xml:space="preserve">four</w:t>
        </w:r>
      </w:ins>
      <w:r>
        <w:t xml:space="preserve"> words.</w:t>
      </w:r>
    </w:p>
    <w:p w14:paraId="1A2B0094" w14:textId="77777777">
      <w:r>
        <w:t xml:space="preserve">Morgan made </w:t>
      </w:r>
      <w:r>
        <w:rPr>
          <w:b/>
          <w:rPrChange w:id="114" w:author="Morgan Editor" w:date="2026-09-08T09:15:00Z">
            <w:rPr/>
          </w:rPrChange>
        </w:rPr>
        <w:t xml:space="preserve">this phrase bold</w:t>
      </w:r>
      <w:r>
        <w:t xml:space="preserve"> and </w:t>
      </w:r>
      <w:r>
        <w:rPr>
          <w:rPrChange w:id="115" w:author="Riley Reviewer" w:date="2026-09-08T09:15:00Z">
            <w:rPr>
              <w:i/>
            </w:rPr>
          </w:rPrChange>
        </w:rPr>
        <w:t xml:space="preserve">this one not italic</w:t>
      </w:r>
      <w:r>
        <w:t xml:space="preserve"> (formatting changes).</w:t>
      </w:r>
    </w:p>
    <w:p w14:paraId="1A2B009B" w14:textId="77777777">
      <w:pPr>
        <w:jc w:val="center"/>
        <w:pPrChange w:id="116" w:author="Riley Reviewer" w:date="2026-09-08T09:15:00Z">
          <w:pPr/>
        </w:pPrChange>
      </w:pPr>
      <w:r>
        <w:t xml:space="preserve">This paragraph was centred by Riley.</w:t>
      </w:r>
    </w:p>
    <w:p w14:paraId="1A2B00A2" w14:textId="77777777">
      <w:pPr>
        <w:pStyle w:val="Heading1"/>
      </w:pPr>
      <w:r>
        <w:t xml:space="preserve">Paragraphs</w:t>
      </w:r>
    </w:p>
    <w:p w14:paraId="1A2B00A9" w14:textId="77777777">
      <w:commentRangeStart w:id="5"/>
      <w:r>
        <w:t xml:space="preserve">This paragraph is commented along with the next one.</w:t>
      </w:r>
    </w:p>
    <w:p w14:paraId="1A2B00B0" w14:textId="77777777">
      <w:r>
        <w:t xml:space="preserve">It carries the end of the comment.</w:t>
      </w:r>
      <w:commentRangeEnd w:id="5"/>
      <w:r>
        <w:rPr>
          <w:rStyle w:val="CommentReference"/>
        </w:rPr>
        <w:commentReference w:id="5"/>
      </w:r>
    </w:p>
    <w:p w14:paraId="1A2B00B7" w14:textId="77777777">
      <w:pPr>
        <w:rPr>
          <w:ins w:id="118" w:author="Dana Writer" w:date="2026-09-09T10:15:00Z"/>
        </w:rPr>
      </w:pPr>
      <w:ins w:id="117" w:author="Dana Writer" w:date="2026-09-09T10:15:00Z">
        <w:r>
          <w:t xml:space="preserve">This whole paragraph was inserted by Dana.</w:t>
        </w:r>
      </w:ins>
    </w:p>
    <w:p w14:paraId="1A2B00BE" w14:textId="77777777">
      <w:pPr>
        <w:rPr>
          <w:del w:id="120" w:author="Morgan Editor" w:date="2026-09-09T10:15:00Z"/>
        </w:rPr>
      </w:pPr>
      <w:del w:id="119" w:author="Morgan Editor" w:date="2026-09-09T10:15:00Z">
        <w:r>
          <w:delText xml:space="preserve">This whole paragraph was deleted by Morgan.</w:delText>
        </w:r>
      </w:del>
    </w:p>
    <w:p w14:paraId="1A2B00C5" w14:textId="77777777">
      <w:pPr>
        <w:pStyle w:val="ListParagraph"/>
        <w:numPr>
          <w:ilvl w:val="0"/>
          <w:numId w:val="1"/>
        </w:numPr>
      </w:pPr>
      <w:r>
        <w:t xml:space="preserve">A list item that stays.</w:t>
      </w:r>
    </w:p>
    <w:p w14:paraId="1A2B00CC" w14:textId="77777777">
      <w:pPr>
        <w:pStyle w:val="ListParagraph"/>
        <w:numPr>
          <w:ilvl w:val="0"/>
          <w:numId w:val="1"/>
        </w:numPr>
        <w:rPr>
          <w:ins w:id="122" w:author="Riley Reviewer" w:date="2026-09-10T11:15:00Z"/>
        </w:rPr>
      </w:pPr>
      <w:ins w:id="121" w:author="Riley Reviewer" w:date="2026-09-10T11:15:00Z">
        <w:r>
          <w:t xml:space="preserve">A list item Riley added.</w:t>
        </w:r>
      </w:ins>
    </w:p>
    <w:p w14:paraId="1A2B00D3" w14:textId="77777777">
      <w:r>
        <w:t xml:space="preserve">A point comment sits here</w:t>
      </w:r>
      <w:commentRangeStart w:id="7"/>
      <w:commentRangeEnd w:id="7"/>
      <w:r>
        <w:rPr>
          <w:rStyle w:val="CommentReference"/>
        </w:rPr>
        <w:commentReference w:id="7"/>
      </w:r>
      <w:r>
        <w:t xml:space="preserve">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w="4680" w:type="dxa"/>
          </w:tcPr>
          <w:p w14:paraId="1A2B0047" w14:textId="77777777">
            <w:r>
              <w:t xml:space="preserve">Bed</w:t>
            </w:r>
          </w:p>
        </w:tc>
        <w:tc>
          <w:tcPr>
            <w:tcW w:w="4680" w:type="dxa"/>
          </w:tcPr>
          <w:p w14:paraId="1A2B004E" w14:textId="77777777">
            <w:r>
              <w:t xml:space="preserve">Crop</w:t>
            </w:r>
          </w:p>
        </w:tc>
      </w:tr>
      <w:tr>
        <w:trPr>
          <w:ins w:id="103" w:author="Morgan Editor" w:date="2026-09-09T10:15:00Z"/>
        </w:trPr>
        <w:tc>
          <w:tcPr>
            <w:tcW w:w="4680" w:type="dxa"/>
          </w:tcPr>
          <w:p w14:paraId="1A2B0055" w14:textId="77777777">
            <w:ins w:id="104" w:author="Morgan Editor" w:date="2026-09-09T10:15:00Z">
              <w:r>
                <w:t xml:space="preserve">North</w:t>
              </w:r>
            </w:ins>
          </w:p>
        </w:tc>
        <w:tc>
          <w:tcPr>
            <w:tcW w:w="4680" w:type="dxa"/>
          </w:tcPr>
          <w:p w14:paraId="1A2B005C" w14:textId="77777777">
            <w:ins w:id="105" w:author="Morgan Editor" w:date="2026-09-09T10:15:00Z">
              <w:r>
                <w:t xml:space="preserve">Kale</w:t>
              </w:r>
            </w:ins>
          </w:p>
        </w:tc>
      </w:tr>
      <w:tr>
        <w:trPr>
          <w:del w:id="106" w:author="Riley Reviewer" w:date="2026-09-09T10:15:00Z"/>
        </w:trPr>
        <w:tc>
          <w:tcPr>
            <w:tcW w:w="4680" w:type="dxa"/>
          </w:tcPr>
          <w:p w14:paraId="1A2B0063" w14:textId="77777777">
            <w:del w:id="107" w:author="Riley Reviewer" w:date="2026-09-09T10:15:00Z">
              <w:r>
                <w:delText xml:space="preserve">South</w:delText>
              </w:r>
            </w:del>
          </w:p>
        </w:tc>
        <w:tc>
          <w:tcPr>
            <w:tcW w:w="4680" w:type="dxa"/>
          </w:tcPr>
          <w:p w14:paraId="1A2B006A" w14:textId="77777777">
            <w:del w:id="108" w:author="Riley Reviewer" w:date="2026-09-09T10:15:00Z">
              <w:r>
                <w:delText xml:space="preserve">Leeks</w:delText>
              </w:r>
            </w:del>
          </w:p>
        </w:tc>
      </w:tr>
    </w:tbl>
    <w:p w14:paraId="1A2B00DA" w14:textId="77777777"/>
    <w:p w14:paraId="1A2B00E1" w14:textId="77777777">
      <w:pPr>
        <w:pStyle w:val="Heading1"/>
      </w:pPr>
      <w:r>
        <w:t xml:space="preserve">Moves</w:t>
      </w:r>
    </w:p>
    <w:p w14:paraId="1A2B00E8" w14:textId="77777777">
      <w:r>
        <w:t xml:space="preserve">First in order.</w:t>
      </w:r>
    </w:p>
    <w:p w14:paraId="1A2B00EF" w14:textId="77777777">
      <w:moveFromRangeStart w:id="101" w:name="move1" w:author="Morgan Editor" w:date="2026-09-12T13:15:00Z"/>
      <w:moveFrom w:id="123" w:author="Morgan Editor" w:date="2026-09-12T13:15:00Z">
        <w:r>
          <w:t xml:space="preserve">This paragraph was moved down by Morgan.</w:t>
        </w:r>
      </w:moveFrom>
      <w:moveFromRangeEnd w:id="101"/>
    </w:p>
    <w:p w14:paraId="1A2B00F6" w14:textId="77777777">
      <w:r>
        <w:t xml:space="preserve">Second in order.</w:t>
      </w:r>
    </w:p>
    <w:p w14:paraId="1A2B00FD" w14:textId="77777777">
      <w:moveToRangeStart w:id="102" w:name="move1" w:author="Morgan Editor" w:date="2026-09-12T13:15:00Z"/>
      <w:moveTo w:id="124" w:author="Morgan Editor" w:date="2026-09-12T13:15:00Z">
        <w:r>
          <w:t xml:space="preserve">This paragraph was moved down by Morgan.</w:t>
        </w:r>
      </w:moveTo>
      <w:moveToRangeEnd w:id="102"/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comment w:id="0" w:author="Dana Writer" w:date="2026-09-01T10:15:00Z" w:initials="DW">
    <w:p w14:paraId="1A2B0008" w14:textId="77777777">
      <w:pPr>
        <w:pStyle w:val="CommentText"/>
      </w:pPr>
      <w:r>
        <w:rPr>
          <w:rStyle w:val="CommentReference"/>
        </w:rPr>
        <w:annotationRef/>
      </w:r>
      <w:r>
        <w:t xml:space="preserve">Is “forty” right? The spreadsheet says forty-two.</w:t>
      </w:r>
    </w:p>
  </w:comment>
  <w:comment w:id="1" w:author="Morgan Editor" w:date="2026-09-02T11:15:00Z" w:initials="ME">
    <w:p w14:paraId="1A2B000F" w14:textId="77777777">
      <w:pPr>
        <w:pStyle w:val="CommentText"/>
      </w:pPr>
      <w:r>
        <w:rPr>
          <w:rStyle w:val="CommentReference"/>
        </w:rPr>
        <w:annotationRef/>
      </w:r>
      <w:r>
        <w:t xml:space="preserve">Checked: forty-two. I'll fix it.</w:t>
      </w:r>
    </w:p>
  </w:comment>
  <w:comment w:id="2" w:author="Riley Reviewer" w:date="2026-09-03T12:15:00Z" w:initials="RR">
    <w:p w14:paraId="1A2B0016" w14:textId="77777777">
      <w:pPr>
        <w:pStyle w:val="CommentText"/>
      </w:pPr>
      <w:r>
        <w:rPr>
          <w:rStyle w:val="CommentReference"/>
        </w:rPr>
        <w:annotationRef/>
      </w:r>
      <w:r>
        <w:t xml:space="preserve">Thanks both.</w:t>
      </w:r>
    </w:p>
  </w:comment>
  <w:comment w:id="3" w:author="Morgan Editor" w:date="2026-09-03T12:15:00Z" w:initials="ME">
    <w:p w14:paraId="1A2B001D" w14:textId="77777777">
      <w:pPr>
        <w:pStyle w:val="CommentText"/>
      </w:pPr>
      <w:r>
        <w:rPr>
          <w:rStyle w:val="CommentReference"/>
        </w:rPr>
        <w:annotationRef/>
      </w:r>
      <w:r>
        <w:t xml:space="preserve">This heading reads oddly.</w:t>
      </w:r>
    </w:p>
  </w:comment>
  <w:comment w:id="4" w:author="Dana Writer" w:date="2026-09-04T13:15:00Z" w:initials="DW">
    <w:p w14:paraId="1A2B0024" w14:textId="77777777">
      <w:pPr>
        <w:pStyle w:val="CommentText"/>
      </w:pPr>
      <w:r>
        <w:rPr>
          <w:rStyle w:val="CommentReference"/>
        </w:rPr>
        <w:annotationRef/>
      </w:r>
      <w:r>
        <w:t xml:space="preserve">Agreed, renamed.</w:t>
      </w:r>
    </w:p>
  </w:comment>
  <w:comment w:id="5" w:author="Riley Reviewer" w:date="2026-09-05T14:15:00Z" w:initials="RR">
    <w:p w14:paraId="1A2B002B" w14:textId="77777777">
      <w:pPr>
        <w:pStyle w:val="CommentText"/>
      </w:pPr>
      <w:r>
        <w:rPr>
          <w:rStyle w:val="CommentReference"/>
        </w:rPr>
        <w:annotationRef/>
      </w:r>
      <w:r>
        <w:t xml:space="preserve">Does this paragraph and the next say the same thing?</w:t>
      </w:r>
    </w:p>
  </w:comment>
  <w:comment w:id="6" w:author="Dana Writer" w:date="2026-09-06T15:15:00Z" w:initials="DW">
    <w:p w14:paraId="1A2B0032" w14:textId="77777777">
      <w:pPr>
        <w:pStyle w:val="CommentText"/>
      </w:pPr>
      <w:r>
        <w:rPr>
          <w:rStyle w:val="CommentReference"/>
        </w:rPr>
        <w:annotationRef/>
      </w:r>
      <w:r>
        <w:t xml:space="preserve">Who is the third author here?</w:t>
      </w:r>
    </w:p>
  </w:comment>
  <w:comment w:id="7" w:author="Riley Reviewer" w:date="2026-09-07T16:15:00Z" w:initials="RR">
    <w:p w14:paraId="1A2B0039" w14:textId="77777777">
      <w:pPr>
        <w:pStyle w:val="CommentText"/>
      </w:pPr>
      <w:r>
        <w:rPr>
          <w:rStyle w:val="CommentReference"/>
        </w:rPr>
        <w:annotationRef/>
      </w:r>
      <w:r>
        <w:t xml:space="preserve">A point comment, on no text.</w:t>
      </w:r>
    </w:p>
  </w:comment>
  <w:comment w:id="8" w:author="Morgan Editor" w:date="2026-09-08T09:15:00Z" w:initials="ME">
    <w:p w14:paraId="1A2B0040" w14:textId="77777777">
      <w:pPr>
        <w:pStyle w:val="CommentText"/>
      </w:pPr>
      <w:r>
        <w:rPr>
          <w:rStyle w:val="CommentReference"/>
        </w:rPr>
        <w:annotationRef/>
      </w:r>
      <w:r>
        <w:t xml:space="preserve">Why was this cut?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5:commentEx w15:paraId="1A2B0008" w15:done="0"/>
  <w15:commentEx w15:paraId="1A2B000F" w15:paraIdParent="1A2B0008" w15:done="0"/>
  <w15:commentEx w15:paraId="1A2B0016" w15:paraIdParent="1A2B0008" w15:done="0"/>
  <w15:commentEx w15:paraId="1A2B001D" w15:done="1"/>
  <w15:commentEx w15:paraId="1A2B0024" w15:paraIdParent="1A2B001D" w15:done="1"/>
  <w15:commentEx w15:paraId="1A2B002B" w15:done="0"/>
  <w15:commentEx w15:paraId="1A2B0032" w15:done="0"/>
  <w15:commentEx w15:paraId="1A2B0039" w15:done="0"/>
  <w15:commentEx w15:paraId="1A2B0040" w15:done="0"/>
</w15:commentsEx>
</file>

<file path=word/commentsIds.xml><?xml version="1.0" encoding="utf-8"?>
<w16cid:commentsId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6cid:commentId w16cid:paraId="1A2B0008" w16cid:durableId="5A000000"/>
  <w16cid:commentId w16cid:paraId="1A2B000F" w16cid:durableId="5A000001"/>
  <w16cid:commentId w16cid:paraId="1A2B0016" w16cid:durableId="5A000002"/>
  <w16cid:commentId w16cid:paraId="1A2B001D" w16cid:durableId="5A000003"/>
  <w16cid:commentId w16cid:paraId="1A2B0024" w16cid:durableId="5A000004"/>
  <w16cid:commentId w16cid:paraId="1A2B002B" w16cid:durableId="5A000005"/>
  <w16cid:commentId w16cid:paraId="1A2B0032" w16cid:durableId="5A000006"/>
  <w16cid:commentId w16cid:paraId="1A2B0039" w16cid:durableId="5A000007"/>
  <w16cid:commentId w16cid:paraId="1A2B0040" w16cid:durableId="5A000008"/>
</w16cid:commentsId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15="http://schemas.microsoft.com/office/word/2012/wordml" xmlns:mc="http://schemas.openxmlformats.org/markup-compatibility/2006" xmlns:w="http://schemas.openxmlformats.org/wordprocessingml/2006/main">
  <w15:person w15:author="Dana Writer">
    <w15:presenceInfo w15:providerId="None" w15:userId="Dana Writer"/>
  </w15:person>
  <w15:person w15:author="Morgan Editor">
    <w15:presenceInfo w15:providerId="None" w15:userId="Morgan Editor"/>
  </w15:person>
  <w15:person w15:author="Riley Reviewer">
    <w15:presenceInfo w15:providerId="None" w15:userId="Riley Reviewer"/>
  </w15:person>
</w15:peopl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default="1" w:type="paragraph" w:styleId="Normal">
    <w:name w:val="Normal"/>
    <w:qFormat/>
  </w:style>
  <w:style w:default="1" w:type="character" w:styleId="DefaultParagraphFont">
    <w:name w:val="Default Paragraph Font"/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itle">
    <w:name w:val="Title"/>
    <w:basedOn w:val="Normal"/>
    <w:next w:val="Normal"/>
    <w:qFormat/>
    <w:pPr>
      <w:contextualSpacing/>
    </w:pPr>
    <w:rPr>
      <w:rFonts w:ascii="Calibri Light" w:hAnsi="Calibri Light"/>
      <w:spacing w:val="-10"/>
      <w:kern w:val="28"/>
      <w:sz w:val="56"/>
    </w:rPr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Relationship Id="rIdPeople" Type="http://schemas.microsoft.com/office/2011/relationships/people" Target="peop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markup</dc:title>
  <dc:creator>Duo spike</dc:creator>
  <dcterms:created xsi:type="dcterms:W3CDTF">2026-09-01T09:00:00Z</dcterms:created>
</cp:coreProperties>
</file>