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24" w14:textId="77777777">
      <w:pPr>
        <w:pStyle w:val="Title"/>
      </w:pPr>
      <w:r>
        <w:t xml:space="preserve">Garden notes</w:t>
      </w:r>
    </w:p>
    <w:p w14:paraId="1A2B002B" w14:textId="77777777">
      <w:pPr>
        <w:pStyle w:val="Subtitle"/>
      </w:pPr>
      <w:r>
        <w:t xml:space="preserve">Suggestions from Google Docs</w:t>
      </w:r>
    </w:p>
    <w:p w14:paraId="1A2B0032" w14:textId="77777777">
      <w:pPr>
        <w:pStyle w:val="Heading1"/>
      </w:pPr>
      <w:r>
        <w:t xml:space="preserve">Beds and crops</w:t>
      </w:r>
    </w:p>
    <w:p w14:paraId="1A2B0039" w14:textId="77777777">
      <w:r>
        <w:t xml:space="preserve">The volunteers planted </w:t>
      </w:r>
      <w:commentRangeStart w:id="0"/>
      <w:r>
        <w:t xml:space="preserve">forty</w:t>
      </w:r>
      <w:commentRangeEnd w:id="0"/>
      <w:r>
        <w:rPr>
          <w:rStyle w:val="CommentReference"/>
        </w:rPr>
        <w:commentReference w:id="0"/>
      </w:r>
      <w:r>
        <w:t xml:space="preserve"> rows of beans in </w:t>
      </w:r>
      <w:ins w:id="101" w:author="Dana Writer" w:date="2026-09-05T14:15:00Z">
        <w:r>
          <w:t xml:space="preserve">late </w:t>
        </w:r>
      </w:ins>
      <w:r>
        <w:t xml:space="preserve">April.</w:t>
      </w:r>
    </w:p>
    <w:p w14:paraId="1A2B0040" w14:textId="77777777">
      <w:commentRangeStart w:id="2"/>
      <w:r>
        <w:t xml:space="preserve">Peas </w:t>
      </w:r>
      <w:del w:id="102" w:author="Morgan Editor" w:date="2026-09-06T15:15:00Z">
        <w:r>
          <w:delText xml:space="preserve">can</w:delText>
        </w:r>
      </w:del>
      <w:ins w:id="103" w:author="Morgan Editor" w:date="2026-09-06T15:15:00Z">
        <w:r>
          <w:t xml:space="preserve">should</w:t>
        </w:r>
      </w:ins>
      <w:r>
        <w:t xml:space="preserve"> go in earlier</w:t>
      </w:r>
      <w:commentRangeEnd w:id="2"/>
      <w:r>
        <w:rPr>
          <w:rStyle w:val="CommentReference"/>
        </w:rPr>
        <w:commentReference w:id="2"/>
      </w:r>
      <w:r>
        <w:t xml:space="preserve">, along the fence.</w:t>
      </w:r>
    </w:p>
    <w:p w14:paraId="1A2B0047" w14:textId="77777777">
      <w:r>
        <w:t xml:space="preserve">This phrase was </w:t>
      </w:r>
      <w:r>
        <w:rPr>
          <w:b/>
          <w:rPrChange w:id="104" w:author="Riley Reviewer" w:date="2026-09-07T16:15:00Z">
            <w:rPr/>
          </w:rPrChange>
        </w:rPr>
        <w:t xml:space="preserve">made bold</w:t>
      </w:r>
      <w:r>
        <w:t xml:space="preserve"> by a suggestion.</w:t>
      </w:r>
    </w:p>
    <w:p w14:paraId="1A2B004E" w14:textId="77777777">
      <w:ins w:id="105" w:author="Riley Reviewer" w:date="2026-09-08T09:15:00Z">
        <w:r>
          <w:t xml:space="preserve">A whole sentence suggested by Riley.</w:t>
        </w:r>
      </w:ins>
      <w:r>
        <w:t xml:space="preserve"> </w:t>
      </w:r>
      <w:del w:id="106" w:author="Dana Writer" w:date="2026-09-08T09:15:00Z">
        <w:r>
          <w:delText xml:space="preserve">A whole sentence Dana wants removed.</w:delText>
        </w:r>
      </w:del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comment w:id="0" w:author="Dana Writer" w:date="2026-09-01T10:15:00Z" w:initials="DW">
    <w:p w14:paraId="1A2B0008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say forty-two?</w:t>
      </w:r>
    </w:p>
  </w:comment>
  <w:comment w:id="1" w:author="Morgan Editor" w:date="2026-09-02T11:15:00Z" w:initials="ME">
    <w:p w14:paraId="1A2B000F" w14:textId="77777777">
      <w:pPr>
        <w:pStyle w:val="CommentText"/>
      </w:pPr>
      <w:r>
        <w:rPr>
          <w:rStyle w:val="CommentReference"/>
        </w:rPr>
        <w:annotationRef/>
      </w:r>
      <w:r>
        <w:t xml:space="preserve">Yes, fixing.</w:t>
      </w:r>
    </w:p>
  </w:comment>
  <w:comment w:id="2" w:author="Riley Reviewer" w:date="2026-09-03T12:15:00Z" w:initials="RR">
    <w:p w14:paraId="1A2B0016" w14:textId="77777777">
      <w:pPr>
        <w:pStyle w:val="CommentText"/>
      </w:pPr>
      <w:r>
        <w:rPr>
          <w:rStyle w:val="CommentReference"/>
        </w:rPr>
        <w:annotationRef/>
      </w:r>
      <w:r>
        <w:t xml:space="preserve">Tidy up this sentence.</w:t>
      </w:r>
    </w:p>
  </w:comment>
  <w:comment w:id="3" w:author="Morgan Editor" w:date="2026-09-03T12:15:00Z" w:initials="ME">
    <w:p w14:paraId="1A2B001D" w14:textId="77777777">
      <w:pPr>
        <w:pStyle w:val="CommentText"/>
      </w:pPr>
      <w:r>
        <w:rPr>
          <w:rStyle w:val="CommentReference"/>
        </w:rPr>
        <w:annotationRef/>
      </w:r>
      <w:r>
        <w:t xml:space="preserve">Done.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5:commentEx w15:paraId="1A2B0008" w15:done="0"/>
  <w15:commentEx w15:paraId="1A2B000F" w15:paraIdParent="1A2B0008" w15:done="0"/>
  <w15:commentEx w15:paraId="1A2B0016" w15:done="1"/>
  <w15:commentEx w15:paraId="1A2B001D" w15:paraIdParent="1A2B0016" w15:done="1"/>
</w15:commentsEx>
</file>

<file path=word/commentsIds.xml><?xml version="1.0" encoding="utf-8"?>
<w16cid:commentsId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6cid:commentId w16cid:paraId="1A2B0008" w16cid:durableId="5A000000"/>
  <w16cid:commentId w16cid:paraId="1A2B000F" w16cid:durableId="5A000001"/>
  <w16cid:commentId w16cid:paraId="1A2B0016" w16cid:durableId="5A000002"/>
  <w16cid:commentId w16cid:paraId="1A2B001D" w16cid:durableId="5A000003"/>
</w16cid:commentsId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15="http://schemas.microsoft.com/office/word/2012/wordml" xmlns:mc="http://schemas.openxmlformats.org/markup-compatibility/2006" xmlns:w="http://schemas.openxmlformats.org/wordprocessingml/2006/main">
  <w15:person w15:author="Dana Writer">
    <w15:presenceInfo w15:providerId="None" w15:userId="Dana Writer"/>
  </w15:person>
  <w15:person w15:author="Morgan Editor">
    <w15:presenceInfo w15:providerId="None" w15:userId="Morgan Editor"/>
  </w15:person>
  <w15:person w15:author="Riley Reviewer">
    <w15:presenceInfo w15:providerId="None" w15:userId="Riley Reviewer"/>
  </w15:person>
</w15:peopl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type="paragraph" w:styleId="Normal">
    <w:name w:val="Normal"/>
    <w:qFormat/>
  </w:style>
  <w:style w:default="1" w:type="character" w:styleId="DefaultParagraphFont">
    <w:name w:val="Default Paragraph Font"/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itle">
    <w:name w:val="Title"/>
    <w:basedOn w:val="Normal"/>
    <w:next w:val="Normal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before="0" w:after="320"/>
    </w:pPr>
    <w:rPr>
      <w:rFonts w:ascii="Arial" w:hAnsi="Arial"/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Relationship Id="rIdPeople" Type="http://schemas.microsoft.com/office/2011/relationships/people" Target="peop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Google suggestions</dc:title>
  <dc:creator>Duo spike</dc:creator>
  <dcterms:created xsi:type="dcterms:W3CDTF">2026-09-01T09:00:00Z</dcterms:created>
</cp:coreProperties>
</file>