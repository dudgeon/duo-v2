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body>
    <w:p w14:paraId="1A2B0024" w14:textId="77777777">
      <w:pPr>
        <w:pStyle w:val="Title"/>
      </w:pPr>
      <w:r>
        <w:t xml:space="preserve">Garden plan</w:t>
      </w:r>
    </w:p>
    <w:p w14:paraId="1A2B002B" w14:textId="77777777">
      <w:pPr>
        <w:pStyle w:val="Heading1"/>
      </w:pPr>
      <w:r>
        <w:t xml:space="preserve">Beds and crops</w:t>
      </w:r>
    </w:p>
    <w:p w14:paraId="1A2B0032" w14:textId="77777777">
      <w:r>
        <w:t xml:space="preserve">The volunteers planted </w:t>
      </w:r>
      <w:commentRangeStart w:id="0"/>
      <w:commentRangeStart w:id="1"/>
      <w:r>
        <w:t xml:space="preserve">forty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r>
        <w:t xml:space="preserve"> rows of beans in April.</w:t>
      </w:r>
    </w:p>
    <w:p w14:paraId="1A2B0039" w14:textId="77777777">
      <w:r>
        <w:t xml:space="preserve">Avery inserted </w:t>
      </w:r>
      <w:ins w:id="103" w:author="Avery Reviewer" w:date="2026-09-05T14:15:00Z">
        <w:r>
          <w:t xml:space="preserve">these words</w:t>
        </w:r>
      </w:ins>
      <w:r>
        <w:t xml:space="preserve"> and Blake deleted </w:t>
      </w:r>
      <w:del w:id="104" w:author="Blake Editor" w:date="2026-09-06T15:15:00Z">
        <w:r>
          <w:delText xml:space="preserve">some old words</w:delText>
        </w:r>
      </w:del>
      <w:r>
        <w:t xml:space="preserve"> in this sentence.</w:t>
      </w:r>
    </w:p>
    <w:p w14:paraId="1A2B0040" w14:textId="77777777">
      <w:r>
        <w:t xml:space="preserve">Casey </w:t>
      </w:r>
      <w:ins w:id="105" w:author="Casey Counsel" w:date="2026-09-07T16:15:00Z">
        <w:r>
          <w:t xml:space="preserve">(a third author)</w:t>
        </w:r>
      </w:ins>
      <w:r>
        <w:t xml:space="preserve"> added text, and Blake replaced </w:t>
      </w:r>
      <w:del w:id="106" w:author="Blake Editor" w:date="2026-09-06T15:15:00Z">
        <w:r>
          <w:delText xml:space="preserve">three</w:delText>
        </w:r>
      </w:del>
      <w:ins w:id="107" w:author="Blake Editor" w:date="2026-09-06T15:15:00Z">
        <w:r>
          <w:t xml:space="preserve">four</w:t>
        </w:r>
      </w:ins>
      <w:r>
        <w:t xml:space="preserve"> words.</w:t>
      </w:r>
    </w:p>
    <w:p w14:paraId="1A2B0047" w14:textId="77777777">
      <w:r>
        <w:t xml:space="preserve">Blake made </w:t>
      </w:r>
      <w:r>
        <w:rPr>
          <w:b/>
          <w:rPrChange w:id="108" w:author="Blake Editor" w:date="2026-09-08T09:15:00Z">
            <w:rPr/>
          </w:rPrChange>
        </w:rPr>
        <w:t xml:space="preserve">this phrase bold</w:t>
      </w:r>
      <w:commentRangeStart w:id="2"/>
      <w:r>
        <w:t xml:space="preserve"> (a formatting change)</w:t>
      </w:r>
      <w:commentRangeEnd w:id="2"/>
      <w:r>
        <w:rPr>
          <w:rStyle w:val="CommentReference"/>
        </w:rPr>
        <w:commentReference w:id="2"/>
      </w:r>
      <w:r>
        <w:t xml:space="preserve">.</w:t>
      </w:r>
    </w:p>
    <w:p w14:paraId="1A2B004E" w14:textId="77777777">
      <w:pPr>
        <w:pStyle w:val="Heading1"/>
      </w:pPr>
      <w:r>
        <w:t xml:space="preserve">Moves</w:t>
      </w:r>
    </w:p>
    <w:p w14:paraId="1A2B0055" w14:textId="77777777">
      <w:r>
        <w:t xml:space="preserve">First in order.</w:t>
      </w:r>
    </w:p>
    <w:p w14:paraId="1A2B005C" w14:textId="77777777">
      <w:moveFromRangeStart w:id="101" w:name="move1" w:author="Blake Editor" w:date="2026-09-12T13:15:00Z"/>
      <w:moveFrom w:id="109" w:author="Blake Editor" w:date="2026-09-12T13:15:00Z">
        <w:r>
          <w:t xml:space="preserve">This paragraph was moved down by Blake.</w:t>
        </w:r>
      </w:moveFrom>
      <w:moveFromRangeEnd w:id="101"/>
    </w:p>
    <w:p w14:paraId="1A2B0063" w14:textId="77777777">
      <w:r>
        <w:t xml:space="preserve">Second in order.</w:t>
      </w:r>
    </w:p>
    <w:p w14:paraId="1A2B006A" w14:textId="77777777">
      <w:moveToRangeStart w:id="102" w:name="move1" w:author="Blake Editor" w:date="2026-09-12T13:15:00Z"/>
      <w:moveTo w:id="110" w:author="Blake Editor" w:date="2026-09-12T13:15:00Z">
        <w:r>
          <w:t xml:space="preserve">This paragraph was moved down by Blake.</w:t>
        </w:r>
      </w:moveTo>
      <w:moveToRangeEnd w:id="102"/>
    </w:p>
    <w:p w14:paraId="1A2B0071" w14:textId="77777777">
      <w:pPr>
        <w:pStyle w:val="Heading1"/>
      </w:pPr>
      <w:r>
        <w:t xml:space="preserve">Watering</w:t>
      </w:r>
    </w:p>
    <w:p w14:paraId="1A2B0078" w14:textId="77777777">
      <w:commentRangeStart w:id="3"/>
      <w:r>
        <w:t xml:space="preserve">Watering is </w:t>
      </w:r>
      <w:ins w:id="111" w:author="Avery Reviewer" w:date="2026-09-09T10:15:00Z">
        <w:r>
          <w:t xml:space="preserve">done by rota</w:t>
        </w:r>
      </w:ins>
      <w:r>
        <w:t xml:space="preserve"> every evening</w:t>
      </w:r>
      <w:commentRangeEnd w:id="3"/>
      <w:r>
        <w:rPr>
          <w:rStyle w:val="CommentReference"/>
        </w:rPr>
        <w:commentReference w:id="3"/>
      </w:r>
      <w:del w:id="112" w:author="Casey Counsel" w:date="2026-09-10T11:15:00Z">
        <w:r>
          <w:delText xml:space="preserve">, at dawn</w:delText>
        </w:r>
      </w:del>
      <w:r>
        <w:t xml:space="preserve">.</w:t>
      </w:r>
    </w:p>
    <w:p w14:paraId="1A2B007F" w14:textId="77777777">
      <w:r>
        <w:t xml:space="preserve">The hose </w:t>
      </w:r>
      <w:del w:id="113" w:author="Blake Editor" w:date="2026-09-11T12:15:00Z">
        <w:r>
          <w:delText xml:space="preserve">leaks</w:delText>
        </w:r>
      </w:del>
      <w:r>
        <w:t xml:space="preserve"> and </w:t>
      </w:r>
      <w:ins w:id="114" w:author="Avery Reviewer" w:date="2026-09-11T12:15:00Z">
        <w:r>
          <w:t xml:space="preserve">needs a new washer</w:t>
        </w:r>
      </w:ins>
      <w:r>
        <w:t xml:space="preserve">.</w:t>
      </w:r>
    </w:p>
    <w:sectPr>
      <w:pgSz w:w="12240" w:h="15840"/>
      <w:pgMar w:top="1440" w:right="1440" w:bottom="1440" w:left="1440" w:header="720" w:footer="720" w:gutter="0"/>
      <w:cols w:num="1" w:space="720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comment w:id="0" w:author="Avery Reviewer" w:date="2026-09-01T10:15:00Z" w:initials="AR">
    <w:p w14:paraId="1A2B0008" w14:textId="77777777">
      <w:pPr>
        <w:pStyle w:val="CommentText"/>
      </w:pPr>
      <w:r>
        <w:rPr>
          <w:rStyle w:val="CommentReference"/>
        </w:rPr>
        <w:annotationRef/>
      </w:r>
      <w:r>
        <w:t xml:space="preserve">Is “forty” right? The spreadsheet says forty-two.</w:t>
      </w:r>
    </w:p>
  </w:comment>
  <w:comment w:id="1" w:author="Blake Editor" w:date="2026-09-02T11:15:00Z" w:initials="BE">
    <w:p w14:paraId="1A2B000F" w14:textId="77777777">
      <w:pPr>
        <w:pStyle w:val="CommentText"/>
      </w:pPr>
      <w:r>
        <w:rPr>
          <w:rStyle w:val="CommentReference"/>
        </w:rPr>
        <w:annotationRef/>
      </w:r>
      <w:r>
        <w:t xml:space="preserve">Checked: forty-two. I'll fix it.</w:t>
      </w:r>
    </w:p>
  </w:comment>
  <w:comment w:id="2" w:author="Blake Editor" w:date="2026-09-03T12:15:00Z" w:initials="BE">
    <w:p w14:paraId="1A2B0016" w14:textId="77777777">
      <w:pPr>
        <w:pStyle w:val="CommentText"/>
      </w:pPr>
      <w:r>
        <w:rPr>
          <w:rStyle w:val="CommentReference"/>
        </w:rPr>
        <w:annotationRef/>
      </w:r>
      <w:r>
        <w:t xml:space="preserve">Typo here, fixed.</w:t>
      </w:r>
    </w:p>
  </w:comment>
  <w:comment w:id="3" w:author="Avery Reviewer" w:date="2026-09-04T13:15:00Z" w:initials="AR">
    <w:p w14:paraId="1A2B001D" w14:textId="77777777">
      <w:pPr>
        <w:pStyle w:val="CommentText"/>
      </w:pPr>
      <w:r>
        <w:rPr>
          <w:rStyle w:val="CommentReference"/>
        </w:rPr>
        <w:annotationRef/>
      </w:r>
      <w:r>
        <w:t xml:space="preserve">Which rota is this: the spring one?</w:t>
      </w:r>
    </w:p>
  </w:comment>
</w:comments>
</file>

<file path=word/commentsExtended.xml><?xml version="1.0" encoding="utf-8"?>
<w15:commentsEx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15:commentEx w15:paraId="1A2B0008" w15:done="0"/>
  <w15:commentEx w15:paraId="1A2B000F" w15:paraIdParent="1A2B0008" w15:done="0"/>
  <w15:commentEx w15:paraId="1A2B0016" w15:done="1"/>
  <w15:commentEx w15:paraId="1A2B001D" w15:done="0"/>
</w15:commentsEx>
</file>

<file path=word/commentsIds.xml><?xml version="1.0" encoding="utf-8"?>
<w16cid:commentsId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16cid:commentId w16cid:paraId="1A2B0008" w16cid:durableId="5A000000"/>
  <w16cid:commentId w16cid:paraId="1A2B000F" w16cid:durableId="5A000001"/>
  <w16cid:commentId w16cid:paraId="1A2B0016" w16cid:durableId="5A000002"/>
  <w16cid:commentId w16cid:paraId="1A2B001D" w16cid:durableId="5A000003"/>
</w16cid:commentsId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15="http://schemas.microsoft.com/office/word/2012/wordml" xmlns:mc="http://schemas.openxmlformats.org/markup-compatibility/2006" xmlns:w="http://schemas.openxmlformats.org/wordprocessingml/2006/main">
  <w15:person w15:author="Avery Reviewer">
    <w15:presenceInfo w15:providerId="None" w15:userId="Avery Reviewer"/>
  </w15:person>
  <w15:person w15:author="Blake Editor">
    <w15:presenceInfo w15:providerId="None" w15:userId="Blake Editor"/>
  </w15:person>
  <w15:person w15:author="Casey Counsel">
    <w15:presenceInfo w15:providerId="None" w15:userId="Casey Counsel"/>
  </w15:person>
</w15:people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docDefaults>
    <w:rPrDefault>
      <w:rPr>
        <w:rFonts w:ascii="Georgia" w:hAnsi="Georgia" w:eastAsia="Georgia" w:cs="Georgia"/>
        <w:sz w:val="21"/>
        <w:szCs w:val="21"/>
        <w:lang w:val="en-US"/>
      </w:rPr>
    </w:rPrDefault>
    <w:pPrDefault>
      <w:pPr>
        <w:spacing w:after="150" w:line="315" w:lineRule="exact"/>
      </w:pPr>
    </w:pPrDefault>
  </w:docDefaults>
  <w:style w:default="1" w:type="paragraph" w:styleId="Normal">
    <w:name w:val="Normal"/>
    <w:qFormat/>
  </w:style>
  <w:style w:type="paragraph" w:styleId="Title">
    <w:name w:val="Title"/>
    <w:basedOn w:val="Normal"/>
    <w:next w:val="Normal"/>
    <w:qFormat/>
    <w:pPr>
      <w:spacing w:after="150" w:line="420" w:lineRule="exact"/>
    </w:pPr>
    <w:rPr>
      <w:sz w:val="33"/>
    </w:rPr>
  </w:style>
  <w:style w:type="paragraph" w:styleId="Heading1">
    <w:name w:val="heading 1"/>
    <w:basedOn w:val="Normal"/>
    <w:next w:val="Normal"/>
    <w:qFormat/>
    <w:pPr>
      <w:keepNext/>
      <w:spacing w:before="0" w:after="150" w:line="300" w:lineRule="exact"/>
      <w:outlineLvl w:val="0"/>
    </w:pPr>
    <w:rPr>
      <w:rFonts w:ascii="Helvetica Neue" w:hAnsi="Helvetica Neue"/>
      <w:b/>
      <w:color w:val="2F5496"/>
      <w:sz w:val="23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="Helvetica Neue" w:hAnsi="Helvetica Neue"/>
      <w:b/>
      <w:color w:val="2F5597"/>
      <w:sz w:val="24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i/>
      <w:color w:val="1F3763"/>
      <w:sz w:val="24"/>
    </w:rPr>
  </w:style>
  <w:style w:type="paragraph" w:styleId="Quote">
    <w:name w:val="Quote"/>
    <w:basedOn w:val="Normal"/>
    <w:pPr>
      <w:ind w:left="864" w:right="864"/>
      <w:jc w:val="center"/>
    </w:pPr>
    <w:rPr>
      <w:i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TOCHeading">
    <w:name w:val="TOC Heading"/>
    <w:basedOn w:val="Heading1"/>
    <w:pPr>
      <w:outlineLvl w:val="9"/>
    </w:p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pPr>
      <w:tabs>
        <w:tab w:val="right" w:leader="dot" w:pos="9350"/>
      </w:tabs>
      <w:spacing w:after="100"/>
      <w:ind w:left="220"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character" w:styleId="CommentReference">
    <w:name w:val="annotation reference"/>
    <w:basedOn w:val="DefaultParagraphFont"/>
    <w:rPr>
      <w:sz w:val="16"/>
    </w:rPr>
  </w:style>
  <w:style w:type="character" w:styleId="Hyperlink">
    <w:name w:val="Hyperlink"/>
    <w:basedOn w:val="DefaultParagraphFont"/>
    <w:rPr>
      <w:color w:val="0563C1"/>
      <w:u w:val="single"/>
    </w:rPr>
  </w:style>
  <w:style w:default="1" w:type="character" w:styleId="DefaultParagraphFont">
    <w:name w:val="Default Paragraph Font"/>
  </w:style>
  <w:style w:type="table" w:styleId="TableGrid">
    <w:name w:val="Table Grid"/>
    <w:pPr>
      <w:spacing w:after="0" w:line="240" w:lineRule="auto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Relationship Id="rIdCommentsEx" Type="http://schemas.microsoft.com/office/2011/relationships/commentsExtended" Target="commentsExtended.xml"/><Relationship Id="rIdCommentsIds" Type="http://schemas.microsoft.com/office/2016/09/relationships/commentsIds" Target="commentsIds.xml"/><Relationship Id="rIdPeople" Type="http://schemas.microsoft.com/office/2011/relationships/people" Target="peop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Garden plan</dc:title>
  <dc:creator>Duo spike</dc:creator>
  <dcterms:created xsi:type="dcterms:W3CDTF">2026-09-01T09:00:00Z</dcterms:created>
</cp:coreProperties>
</file>