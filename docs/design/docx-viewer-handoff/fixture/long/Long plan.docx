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15="http://schemas.microsoft.com/office/word/2012/wordml" xmlns:w16cid="http://schemas.microsoft.com/office/word/2016/wordml/cid" xmlns:wps="http://schemas.microsoft.com/office/word/2010/wordprocessingShape" xmlns:wp14="http://schemas.microsoft.com/office/word/2010/wordprocessingDrawing" xmlns:v="urn:schemas-microsoft-com:vml" xmlns:o="urn:schemas-microsoft-com:office:office" xmlns:w10="urn:schemas-microsoft-com:office:word" mc:Ignorable="w14 w15 w16cid wp14">
  <w:body>
    <w:p w14:paraId="1A2B0008" w14:textId="77777777">
      <w:pPr>
        <w:pStyle w:val="Title"/>
      </w:pPr>
      <w:r>
        <w:t xml:space="preserve">Long plan</w:t>
      </w:r>
    </w:p>
    <w:p w14:paraId="1A2B000F" w14:textId="77777777">
      <w:pPr>
        <w:pStyle w:val="Heading1"/>
      </w:pPr>
      <w:r>
        <w:t xml:space="preserve">Section 1</w:t>
      </w:r>
    </w:p>
    <w:p w14:paraId="1A2B001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1D"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2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2B"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3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39"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4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47" w14:textId="77777777">
      <w:pPr>
        <w:pStyle w:val="Heading1"/>
      </w:pPr>
      <w:r>
        <w:t xml:space="preserve">Section 2</w:t>
      </w:r>
    </w:p>
    <w:p w14:paraId="1A2B004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55"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5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63"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6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71"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7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7F" w14:textId="77777777">
      <w:pPr>
        <w:pStyle w:val="Heading1"/>
      </w:pPr>
      <w:r>
        <w:t xml:space="preserve">Section 3</w:t>
      </w:r>
    </w:p>
    <w:p w14:paraId="1A2B008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8D"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9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9B"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A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A9"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B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B7" w14:textId="77777777">
      <w:pPr>
        <w:pStyle w:val="Heading1"/>
      </w:pPr>
      <w:r>
        <w:t xml:space="preserve">Section 4</w:t>
      </w:r>
    </w:p>
    <w:p w14:paraId="1A2B00B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C5"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C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D3"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D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E1"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E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EF" w14:textId="77777777">
      <w:pPr>
        <w:pStyle w:val="Heading1"/>
      </w:pPr>
      <w:r>
        <w:t xml:space="preserve">Section 5</w:t>
      </w:r>
    </w:p>
    <w:p w14:paraId="1A2B00F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0FD"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0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0B"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1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19"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2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27" w14:textId="77777777">
      <w:pPr>
        <w:pStyle w:val="Heading1"/>
      </w:pPr>
      <w:r>
        <w:t xml:space="preserve">Section 6</w:t>
      </w:r>
    </w:p>
    <w:p w14:paraId="1A2B012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35"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3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43"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4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51"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5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5F" w14:textId="77777777">
      <w:pPr>
        <w:pStyle w:val="Heading1"/>
      </w:pPr>
      <w:r>
        <w:t xml:space="preserve">Section 7</w:t>
      </w:r>
    </w:p>
    <w:p w14:paraId="1A2B016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6D"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7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7B"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8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89"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9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97" w14:textId="77777777">
      <w:pPr>
        <w:pStyle w:val="Heading1"/>
      </w:pPr>
      <w:r>
        <w:t xml:space="preserve">Section 8</w:t>
      </w:r>
    </w:p>
    <w:p w14:paraId="1A2B019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A5"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A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B3"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B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C1"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C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CF" w14:textId="77777777">
      <w:pPr>
        <w:pStyle w:val="Heading1"/>
      </w:pPr>
      <w:r>
        <w:t xml:space="preserve">Section 9</w:t>
      </w:r>
    </w:p>
    <w:p w14:paraId="1A2B01D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DD"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E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EB"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F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1F9"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0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07" w14:textId="77777777">
      <w:commentRangeStart w:id="0"/>
      <w:r>
        <w:t xml:space="preserve">This sentence carries a comment.</w:t>
      </w:r>
      <w:commentRangeEnd w:id="0"/>
      <w:r>
        <w:rPr>
          <w:rStyle w:val="CommentReference"/>
        </w:rPr>
        <w:commentReference w:id="0"/>
      </w:r>
      <w:r>
        <w:t xml:space="preserve"> </w:t>
      </w:r>
      <w:ins w:id="101" w:author="Avery Reviewer" w:date="2026-09-05T14:15:00Z">
        <w:r>
          <w:t xml:space="preserve">And this one was added.</w:t>
        </w:r>
      </w:ins>
      <w:r>
        <w:t xml:space="preserve"> </w:t>
      </w:r>
      <w:del w:id="102" w:author="Blake Editor" w:date="2026-09-06T15:15:00Z">
        <w:r>
          <w:delText xml:space="preserve">And this one was cut.</w:delText>
        </w:r>
      </w:del>
    </w:p>
    <w:p w14:paraId="1A2B0215" w14:textId="77777777">
      <w:pPr>
        <w:pStyle w:val="Heading1"/>
      </w:pPr>
      <w:r>
        <w:t xml:space="preserve">Section 10</w:t>
      </w:r>
    </w:p>
    <w:p w14:paraId="1A2B021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23"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2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31"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3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3F"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4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4D" w14:textId="77777777">
      <w:pPr>
        <w:pStyle w:val="Heading1"/>
      </w:pPr>
      <w:r>
        <w:t xml:space="preserve">Section 11</w:t>
      </w:r>
    </w:p>
    <w:p w14:paraId="1A2B025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5B"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6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69"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7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77"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7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85" w14:textId="77777777">
      <w:pPr>
        <w:pStyle w:val="Heading1"/>
      </w:pPr>
      <w:r>
        <w:t xml:space="preserve">Section 12</w:t>
      </w:r>
    </w:p>
    <w:p w14:paraId="1A2B028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93"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9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A1"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A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AF"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B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BD" w14:textId="77777777">
      <w:pPr>
        <w:pStyle w:val="Heading1"/>
      </w:pPr>
      <w:r>
        <w:t xml:space="preserve">Section 13</w:t>
      </w:r>
    </w:p>
    <w:p w14:paraId="1A2B02C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CB"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D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D9"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E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E7"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E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2F5" w14:textId="77777777">
      <w:pPr>
        <w:pStyle w:val="Heading1"/>
      </w:pPr>
      <w:r>
        <w:t xml:space="preserve">Section 14</w:t>
      </w:r>
    </w:p>
    <w:p w14:paraId="1A2B02F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03"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0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11"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1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1F"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2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2D" w14:textId="77777777">
      <w:pPr>
        <w:pStyle w:val="Heading1"/>
      </w:pPr>
      <w:r>
        <w:t xml:space="preserve">Section 15</w:t>
      </w:r>
    </w:p>
    <w:p w14:paraId="1A2B033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3B"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4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49"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5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57"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5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65" w14:textId="77777777">
      <w:pPr>
        <w:pStyle w:val="Heading1"/>
      </w:pPr>
      <w:r>
        <w:t xml:space="preserve">Section 16</w:t>
      </w:r>
    </w:p>
    <w:p w14:paraId="1A2B036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73"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7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81"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8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8F"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9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9D" w14:textId="77777777">
      <w:pPr>
        <w:pStyle w:val="Heading1"/>
      </w:pPr>
      <w:r>
        <w:t xml:space="preserve">Section 17</w:t>
      </w:r>
    </w:p>
    <w:p w14:paraId="1A2B03A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AB"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B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B9"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C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C7"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C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D5" w14:textId="77777777">
      <w:pPr>
        <w:pStyle w:val="Heading1"/>
      </w:pPr>
      <w:r>
        <w:t xml:space="preserve">Section 18</w:t>
      </w:r>
    </w:p>
    <w:p w14:paraId="1A2B03D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E3"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E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F1"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F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3FF"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0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0D" w14:textId="77777777">
      <w:commentRangeStart w:id="1"/>
      <w:r>
        <w:t xml:space="preserve">This sentence carries a comment.</w:t>
      </w:r>
      <w:commentRangeEnd w:id="1"/>
      <w:r>
        <w:rPr>
          <w:rStyle w:val="CommentReference"/>
        </w:rPr>
        <w:commentReference w:id="1"/>
      </w:r>
      <w:r>
        <w:t xml:space="preserve"> </w:t>
      </w:r>
      <w:ins w:id="103" w:author="Avery Reviewer" w:date="2026-09-05T14:15:00Z">
        <w:r>
          <w:t xml:space="preserve">And this one was added.</w:t>
        </w:r>
      </w:ins>
      <w:r>
        <w:t xml:space="preserve"> </w:t>
      </w:r>
      <w:del w:id="104" w:author="Blake Editor" w:date="2026-09-06T15:15:00Z">
        <w:r>
          <w:delText xml:space="preserve">And this one was cut.</w:delText>
        </w:r>
      </w:del>
    </w:p>
    <w:p w14:paraId="1A2B041B" w14:textId="77777777">
      <w:pPr>
        <w:pStyle w:val="Heading1"/>
      </w:pPr>
      <w:r>
        <w:t xml:space="preserve">Section 19</w:t>
      </w:r>
    </w:p>
    <w:p w14:paraId="1A2B042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29"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3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37"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3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45"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4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53" w14:textId="77777777">
      <w:pPr>
        <w:pStyle w:val="Heading1"/>
      </w:pPr>
      <w:r>
        <w:t xml:space="preserve">Section 20</w:t>
      </w:r>
    </w:p>
    <w:p w14:paraId="1A2B045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61"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6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6F"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7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7D"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8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8B" w14:textId="77777777">
      <w:pPr>
        <w:pStyle w:val="Heading1"/>
      </w:pPr>
      <w:r>
        <w:t xml:space="preserve">Section 21</w:t>
      </w:r>
    </w:p>
    <w:p w14:paraId="1A2B049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99"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A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A7"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A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B5"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B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C3" w14:textId="77777777">
      <w:pPr>
        <w:pStyle w:val="Heading1"/>
      </w:pPr>
      <w:r>
        <w:t xml:space="preserve">Section 22</w:t>
      </w:r>
    </w:p>
    <w:p w14:paraId="1A2B04C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D1"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D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DF"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E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ED"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F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4FB" w14:textId="77777777">
      <w:pPr>
        <w:pStyle w:val="Heading1"/>
      </w:pPr>
      <w:r>
        <w:t xml:space="preserve">Section 23</w:t>
      </w:r>
    </w:p>
    <w:p w14:paraId="1A2B050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09"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1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17"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1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25"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2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33" w14:textId="77777777">
      <w:pPr>
        <w:pStyle w:val="Heading1"/>
      </w:pPr>
      <w:r>
        <w:t xml:space="preserve">Section 24</w:t>
      </w:r>
    </w:p>
    <w:p w14:paraId="1A2B053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41"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4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4F"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5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5D"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6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6B" w14:textId="77777777">
      <w:pPr>
        <w:pStyle w:val="Heading1"/>
      </w:pPr>
      <w:r>
        <w:t xml:space="preserve">Section 25</w:t>
      </w:r>
    </w:p>
    <w:p w14:paraId="1A2B057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79"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8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87"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8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95"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9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A3" w14:textId="77777777">
      <w:pPr>
        <w:pStyle w:val="Heading1"/>
      </w:pPr>
      <w:r>
        <w:t xml:space="preserve">Section 26</w:t>
      </w:r>
    </w:p>
    <w:p w14:paraId="1A2B05A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B1"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B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BF"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C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CD"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D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DB" w14:textId="77777777">
      <w:pPr>
        <w:pStyle w:val="Heading1"/>
      </w:pPr>
      <w:r>
        <w:t xml:space="preserve">Section 27</w:t>
      </w:r>
    </w:p>
    <w:p w14:paraId="1A2B05E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E9"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F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F7"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5F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05"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0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13" w14:textId="77777777">
      <w:commentRangeStart w:id="2"/>
      <w:r>
        <w:t xml:space="preserve">This sentence carries a comment.</w:t>
      </w:r>
      <w:commentRangeEnd w:id="2"/>
      <w:r>
        <w:rPr>
          <w:rStyle w:val="CommentReference"/>
        </w:rPr>
        <w:commentReference w:id="2"/>
      </w:r>
      <w:r>
        <w:t xml:space="preserve"> </w:t>
      </w:r>
      <w:ins w:id="105" w:author="Avery Reviewer" w:date="2026-09-05T14:15:00Z">
        <w:r>
          <w:t xml:space="preserve">And this one was added.</w:t>
        </w:r>
      </w:ins>
      <w:r>
        <w:t xml:space="preserve"> </w:t>
      </w:r>
      <w:del w:id="106" w:author="Blake Editor" w:date="2026-09-06T15:15:00Z">
        <w:r>
          <w:delText xml:space="preserve">And this one was cut.</w:delText>
        </w:r>
      </w:del>
    </w:p>
    <w:p w14:paraId="1A2B0621" w14:textId="77777777">
      <w:pPr>
        <w:pStyle w:val="Heading1"/>
      </w:pPr>
      <w:r>
        <w:t xml:space="preserve">Section 28</w:t>
      </w:r>
    </w:p>
    <w:p w14:paraId="1A2B062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2F"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3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3D"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4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4B"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5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59" w14:textId="77777777">
      <w:pPr>
        <w:pStyle w:val="Heading1"/>
      </w:pPr>
      <w:r>
        <w:t xml:space="preserve">Section 29</w:t>
      </w:r>
    </w:p>
    <w:p w14:paraId="1A2B066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67"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6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75"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7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83"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8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91" w14:textId="77777777">
      <w:pPr>
        <w:pStyle w:val="Heading1"/>
      </w:pPr>
      <w:r>
        <w:t xml:space="preserve">Section 30</w:t>
      </w:r>
    </w:p>
    <w:p w14:paraId="1A2B069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9F"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A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AD"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B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BB"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C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C9" w14:textId="77777777">
      <w:pPr>
        <w:pStyle w:val="Heading1"/>
      </w:pPr>
      <w:r>
        <w:t xml:space="preserve">Section 31</w:t>
      </w:r>
    </w:p>
    <w:p w14:paraId="1A2B06D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D7"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D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E5"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E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F3"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6F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01" w14:textId="77777777">
      <w:pPr>
        <w:pStyle w:val="Heading1"/>
      </w:pPr>
      <w:r>
        <w:t xml:space="preserve">Section 32</w:t>
      </w:r>
    </w:p>
    <w:p w14:paraId="1A2B070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0F"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1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1D"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2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2B"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3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39" w14:textId="77777777">
      <w:pPr>
        <w:pStyle w:val="Heading1"/>
      </w:pPr>
      <w:r>
        <w:t xml:space="preserve">Section 33</w:t>
      </w:r>
    </w:p>
    <w:p w14:paraId="1A2B074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47"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4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55"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5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63"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6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71" w14:textId="77777777">
      <w:pPr>
        <w:pStyle w:val="Heading1"/>
      </w:pPr>
      <w:r>
        <w:t xml:space="preserve">Section 34</w:t>
      </w:r>
    </w:p>
    <w:p w14:paraId="1A2B077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7F"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8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8D"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9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9B"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A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A9" w14:textId="77777777">
      <w:pPr>
        <w:pStyle w:val="Heading1"/>
      </w:pPr>
      <w:r>
        <w:t xml:space="preserve">Section 35</w:t>
      </w:r>
    </w:p>
    <w:p w14:paraId="1A2B07B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B7"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B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C5"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C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D3"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D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E1" w14:textId="77777777">
      <w:pPr>
        <w:pStyle w:val="Heading1"/>
      </w:pPr>
      <w:r>
        <w:t xml:space="preserve">Section 36</w:t>
      </w:r>
    </w:p>
    <w:p w14:paraId="1A2B07E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EF"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F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7FD"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0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0B"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1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19" w14:textId="77777777">
      <w:commentRangeStart w:id="3"/>
      <w:r>
        <w:t xml:space="preserve">This sentence carries a comment.</w:t>
      </w:r>
      <w:commentRangeEnd w:id="3"/>
      <w:r>
        <w:rPr>
          <w:rStyle w:val="CommentReference"/>
        </w:rPr>
        <w:commentReference w:id="3"/>
      </w:r>
      <w:r>
        <w:t xml:space="preserve"> </w:t>
      </w:r>
      <w:ins w:id="107" w:author="Avery Reviewer" w:date="2026-09-05T14:15:00Z">
        <w:r>
          <w:t xml:space="preserve">And this one was added.</w:t>
        </w:r>
      </w:ins>
      <w:r>
        <w:t xml:space="preserve"> </w:t>
      </w:r>
      <w:del w:id="108" w:author="Blake Editor" w:date="2026-09-06T15:15:00Z">
        <w:r>
          <w:delText xml:space="preserve">And this one was cut.</w:delText>
        </w:r>
      </w:del>
    </w:p>
    <w:p w14:paraId="1A2B0827" w14:textId="77777777">
      <w:pPr>
        <w:pStyle w:val="Heading1"/>
      </w:pPr>
      <w:r>
        <w:t xml:space="preserve">Section 37</w:t>
      </w:r>
    </w:p>
    <w:p w14:paraId="1A2B082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35"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3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43"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4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51"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5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5F" w14:textId="77777777">
      <w:pPr>
        <w:pStyle w:val="Heading1"/>
      </w:pPr>
      <w:r>
        <w:t xml:space="preserve">Section 38</w:t>
      </w:r>
    </w:p>
    <w:p w14:paraId="1A2B086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6D"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7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7B"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8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89"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9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97" w14:textId="77777777">
      <w:pPr>
        <w:pStyle w:val="Heading1"/>
      </w:pPr>
      <w:r>
        <w:t xml:space="preserve">Section 39</w:t>
      </w:r>
    </w:p>
    <w:p w14:paraId="1A2B089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A5"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A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B3"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B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C1"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C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CF" w14:textId="77777777">
      <w:pPr>
        <w:pStyle w:val="Heading1"/>
      </w:pPr>
      <w:r>
        <w:t xml:space="preserve">Section 40</w:t>
      </w:r>
    </w:p>
    <w:p w14:paraId="1A2B08D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DD"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E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EB"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F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8F9"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0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07" w14:textId="77777777">
      <w:pPr>
        <w:pStyle w:val="Heading1"/>
      </w:pPr>
      <w:r>
        <w:t xml:space="preserve">Section 41</w:t>
      </w:r>
    </w:p>
    <w:p w14:paraId="1A2B090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15"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1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23"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2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31"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3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3F" w14:textId="77777777">
      <w:pPr>
        <w:pStyle w:val="Heading1"/>
      </w:pPr>
      <w:r>
        <w:t xml:space="preserve">Section 42</w:t>
      </w:r>
    </w:p>
    <w:p w14:paraId="1A2B094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4D"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5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5B"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6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69"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7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77" w14:textId="77777777">
      <w:pPr>
        <w:pStyle w:val="Heading1"/>
      </w:pPr>
      <w:r>
        <w:t xml:space="preserve">Section 43</w:t>
      </w:r>
    </w:p>
    <w:p w14:paraId="1A2B097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85"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8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93"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9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A1"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A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AF" w14:textId="77777777">
      <w:pPr>
        <w:pStyle w:val="Heading1"/>
      </w:pPr>
      <w:r>
        <w:t xml:space="preserve">Section 44</w:t>
      </w:r>
    </w:p>
    <w:p w14:paraId="1A2B09B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BD"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C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CB"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D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D9"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E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E7" w14:textId="77777777">
      <w:pPr>
        <w:pStyle w:val="Heading1"/>
      </w:pPr>
      <w:r>
        <w:t xml:space="preserve">Section 45</w:t>
      </w:r>
    </w:p>
    <w:p w14:paraId="1A2B09E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F5"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9F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03"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0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11"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1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1F" w14:textId="77777777">
      <w:commentRangeStart w:id="4"/>
      <w:r>
        <w:t xml:space="preserve">This sentence carries a comment.</w:t>
      </w:r>
      <w:commentRangeEnd w:id="4"/>
      <w:r>
        <w:rPr>
          <w:rStyle w:val="CommentReference"/>
        </w:rPr>
        <w:commentReference w:id="4"/>
      </w:r>
      <w:r>
        <w:t xml:space="preserve"> </w:t>
      </w:r>
      <w:ins w:id="109" w:author="Avery Reviewer" w:date="2026-09-05T14:15:00Z">
        <w:r>
          <w:t xml:space="preserve">And this one was added.</w:t>
        </w:r>
      </w:ins>
      <w:r>
        <w:t xml:space="preserve"> </w:t>
      </w:r>
      <w:del w:id="110" w:author="Blake Editor" w:date="2026-09-06T15:15:00Z">
        <w:r>
          <w:delText xml:space="preserve">And this one was cut.</w:delText>
        </w:r>
      </w:del>
    </w:p>
    <w:p w14:paraId="1A2B0A2D" w14:textId="77777777">
      <w:pPr>
        <w:pStyle w:val="Heading1"/>
      </w:pPr>
      <w:r>
        <w:t xml:space="preserve">Section 46</w:t>
      </w:r>
    </w:p>
    <w:p w14:paraId="1A2B0A3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3B"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4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49"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5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57"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5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65" w14:textId="77777777">
      <w:pPr>
        <w:pStyle w:val="Heading1"/>
      </w:pPr>
      <w:r>
        <w:t xml:space="preserve">Section 47</w:t>
      </w:r>
    </w:p>
    <w:p w14:paraId="1A2B0A6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73"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7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81"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8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8F"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9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9D" w14:textId="77777777">
      <w:pPr>
        <w:pStyle w:val="Heading1"/>
      </w:pPr>
      <w:r>
        <w:t xml:space="preserve">Section 48</w:t>
      </w:r>
    </w:p>
    <w:p w14:paraId="1A2B0AA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AB"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B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B9"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C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C7"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C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D5" w14:textId="77777777">
      <w:pPr>
        <w:pStyle w:val="Heading1"/>
      </w:pPr>
      <w:r>
        <w:t xml:space="preserve">Section 49</w:t>
      </w:r>
    </w:p>
    <w:p w14:paraId="1A2B0AD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E3"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E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F1"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F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AFF"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0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0D" w14:textId="77777777">
      <w:pPr>
        <w:pStyle w:val="Heading1"/>
      </w:pPr>
      <w:r>
        <w:t xml:space="preserve">Section 50</w:t>
      </w:r>
    </w:p>
    <w:p w14:paraId="1A2B0B1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1B"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2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29"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3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37"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3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45" w14:textId="77777777">
      <w:pPr>
        <w:pStyle w:val="Heading1"/>
      </w:pPr>
      <w:r>
        <w:t xml:space="preserve">Section 51</w:t>
      </w:r>
    </w:p>
    <w:p w14:paraId="1A2B0B4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53"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5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61"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6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6F"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7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7D" w14:textId="77777777">
      <w:pPr>
        <w:pStyle w:val="Heading1"/>
      </w:pPr>
      <w:r>
        <w:t xml:space="preserve">Section 52</w:t>
      </w:r>
    </w:p>
    <w:p w14:paraId="1A2B0B8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8B"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9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99"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A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A7"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A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B5" w14:textId="77777777">
      <w:pPr>
        <w:pStyle w:val="Heading1"/>
      </w:pPr>
      <w:r>
        <w:t xml:space="preserve">Section 53</w:t>
      </w:r>
    </w:p>
    <w:p w14:paraId="1A2B0BB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C3"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C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D1"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D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DF"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E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ED" w14:textId="77777777">
      <w:pPr>
        <w:pStyle w:val="Heading1"/>
      </w:pPr>
      <w:r>
        <w:t xml:space="preserve">Section 54</w:t>
      </w:r>
    </w:p>
    <w:p w14:paraId="1A2B0BF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BFB"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0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09"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1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17"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1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25" w14:textId="77777777">
      <w:commentRangeStart w:id="5"/>
      <w:r>
        <w:t xml:space="preserve">This sentence carries a comment.</w:t>
      </w:r>
      <w:commentRangeEnd w:id="5"/>
      <w:r>
        <w:rPr>
          <w:rStyle w:val="CommentReference"/>
        </w:rPr>
        <w:commentReference w:id="5"/>
      </w:r>
      <w:r>
        <w:t xml:space="preserve"> </w:t>
      </w:r>
      <w:ins w:id="111" w:author="Avery Reviewer" w:date="2026-09-05T14:15:00Z">
        <w:r>
          <w:t xml:space="preserve">And this one was added.</w:t>
        </w:r>
      </w:ins>
      <w:r>
        <w:t xml:space="preserve"> </w:t>
      </w:r>
      <w:del w:id="112" w:author="Blake Editor" w:date="2026-09-06T15:15:00Z">
        <w:r>
          <w:delText xml:space="preserve">And this one was cut.</w:delText>
        </w:r>
      </w:del>
    </w:p>
    <w:p w14:paraId="1A2B0C33" w14:textId="77777777">
      <w:pPr>
        <w:pStyle w:val="Heading1"/>
      </w:pPr>
      <w:r>
        <w:t xml:space="preserve">Section 55</w:t>
      </w:r>
    </w:p>
    <w:p w14:paraId="1A2B0C3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41"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4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4F"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5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5D"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6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6B" w14:textId="77777777">
      <w:pPr>
        <w:pStyle w:val="Heading1"/>
      </w:pPr>
      <w:r>
        <w:t xml:space="preserve">Section 56</w:t>
      </w:r>
    </w:p>
    <w:p w14:paraId="1A2B0C7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79"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8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87"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8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95"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9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A3" w14:textId="77777777">
      <w:pPr>
        <w:pStyle w:val="Heading1"/>
      </w:pPr>
      <w:r>
        <w:t xml:space="preserve">Section 57</w:t>
      </w:r>
    </w:p>
    <w:p w14:paraId="1A2B0CA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B1"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B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BF"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C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CD"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D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DB" w14:textId="77777777">
      <w:pPr>
        <w:pStyle w:val="Heading1"/>
      </w:pPr>
      <w:r>
        <w:t xml:space="preserve">Section 58</w:t>
      </w:r>
    </w:p>
    <w:p w14:paraId="1A2B0CE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E9"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F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F7"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CF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05"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0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13" w14:textId="77777777">
      <w:pPr>
        <w:pStyle w:val="Heading1"/>
      </w:pPr>
      <w:r>
        <w:t xml:space="preserve">Section 59</w:t>
      </w:r>
    </w:p>
    <w:p w14:paraId="1A2B0D1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21"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2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2F"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3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3D"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4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4B" w14:textId="77777777">
      <w:pPr>
        <w:pStyle w:val="Heading1"/>
      </w:pPr>
      <w:r>
        <w:t xml:space="preserve">Section 60</w:t>
      </w:r>
    </w:p>
    <w:p w14:paraId="1A2B0D5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59"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6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67"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6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75"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7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83" w14:textId="77777777">
      <w:pPr>
        <w:pStyle w:val="Heading1"/>
      </w:pPr>
      <w:r>
        <w:t xml:space="preserve">Section 61</w:t>
      </w:r>
    </w:p>
    <w:p w14:paraId="1A2B0D8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91"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9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9F"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A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AD"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B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BB" w14:textId="77777777">
      <w:pPr>
        <w:pStyle w:val="Heading1"/>
      </w:pPr>
      <w:r>
        <w:t xml:space="preserve">Section 62</w:t>
      </w:r>
    </w:p>
    <w:p w14:paraId="1A2B0DC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C9"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D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D7"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D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E5"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E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DF3" w14:textId="77777777">
      <w:pPr>
        <w:pStyle w:val="Heading1"/>
      </w:pPr>
      <w:r>
        <w:t xml:space="preserve">Section 63</w:t>
      </w:r>
    </w:p>
    <w:p w14:paraId="1A2B0DF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01"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0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0F"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1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1D"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2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2B" w14:textId="77777777">
      <w:commentRangeStart w:id="6"/>
      <w:r>
        <w:t xml:space="preserve">This sentence carries a comment.</w:t>
      </w:r>
      <w:commentRangeEnd w:id="6"/>
      <w:r>
        <w:rPr>
          <w:rStyle w:val="CommentReference"/>
        </w:rPr>
        <w:commentReference w:id="6"/>
      </w:r>
      <w:r>
        <w:t xml:space="preserve"> </w:t>
      </w:r>
      <w:ins w:id="113" w:author="Avery Reviewer" w:date="2026-09-05T14:15:00Z">
        <w:r>
          <w:t xml:space="preserve">And this one was added.</w:t>
        </w:r>
      </w:ins>
      <w:r>
        <w:t xml:space="preserve"> </w:t>
      </w:r>
      <w:del w:id="114" w:author="Blake Editor" w:date="2026-09-06T15:15:00Z">
        <w:r>
          <w:delText xml:space="preserve">And this one was cut.</w:delText>
        </w:r>
      </w:del>
    </w:p>
    <w:p w14:paraId="1A2B0E39" w14:textId="77777777">
      <w:pPr>
        <w:pStyle w:val="Heading1"/>
      </w:pPr>
      <w:r>
        <w:t xml:space="preserve">Section 64</w:t>
      </w:r>
    </w:p>
    <w:p w14:paraId="1A2B0E4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47"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4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55"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5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63"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6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71" w14:textId="77777777">
      <w:pPr>
        <w:pStyle w:val="Heading1"/>
      </w:pPr>
      <w:r>
        <w:t xml:space="preserve">Section 65</w:t>
      </w:r>
    </w:p>
    <w:p w14:paraId="1A2B0E7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7F"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8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8D"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9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9B"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A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A9" w14:textId="77777777">
      <w:pPr>
        <w:pStyle w:val="Heading1"/>
      </w:pPr>
      <w:r>
        <w:t xml:space="preserve">Section 66</w:t>
      </w:r>
    </w:p>
    <w:p w14:paraId="1A2B0EB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B7"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B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C5"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C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D3"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D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E1" w14:textId="77777777">
      <w:pPr>
        <w:pStyle w:val="Heading1"/>
      </w:pPr>
      <w:r>
        <w:t xml:space="preserve">Section 67</w:t>
      </w:r>
    </w:p>
    <w:p w14:paraId="1A2B0EE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EF"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F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EFD"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0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0B"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1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19" w14:textId="77777777">
      <w:pPr>
        <w:pStyle w:val="Heading1"/>
      </w:pPr>
      <w:r>
        <w:t xml:space="preserve">Section 68</w:t>
      </w:r>
    </w:p>
    <w:p w14:paraId="1A2B0F2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27"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2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35"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3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43"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4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51" w14:textId="77777777">
      <w:pPr>
        <w:pStyle w:val="Heading1"/>
      </w:pPr>
      <w:r>
        <w:t xml:space="preserve">Section 69</w:t>
      </w:r>
    </w:p>
    <w:p w14:paraId="1A2B0F5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5F"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6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6D"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7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7B"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8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89" w14:textId="77777777">
      <w:pPr>
        <w:pStyle w:val="Heading1"/>
      </w:pPr>
      <w:r>
        <w:t xml:space="preserve">Section 70</w:t>
      </w:r>
    </w:p>
    <w:p w14:paraId="1A2B0F9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97"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9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A5"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A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B3"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B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C1" w14:textId="77777777">
      <w:pPr>
        <w:pStyle w:val="Heading1"/>
      </w:pPr>
      <w:r>
        <w:t xml:space="preserve">Section 71</w:t>
      </w:r>
    </w:p>
    <w:p w14:paraId="1A2B0FC8"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CF"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D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DD"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E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EB"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F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0FF9" w14:textId="77777777">
      <w:pPr>
        <w:pStyle w:val="Heading1"/>
      </w:pPr>
      <w:r>
        <w:t xml:space="preserve">Section 72</w:t>
      </w:r>
    </w:p>
    <w:p w14:paraId="1A2B100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1007"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100E"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1015"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101C"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1023"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102A"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1031" w14:textId="77777777">
      <w:commentRangeStart w:id="7"/>
      <w:r>
        <w:t xml:space="preserve">This sentence carries a comment.</w:t>
      </w:r>
      <w:commentRangeEnd w:id="7"/>
      <w:r>
        <w:rPr>
          <w:rStyle w:val="CommentReference"/>
        </w:rPr>
        <w:commentReference w:id="7"/>
      </w:r>
      <w:r>
        <w:t xml:space="preserve"> </w:t>
      </w:r>
      <w:ins w:id="115" w:author="Avery Reviewer" w:date="2026-09-05T14:15:00Z">
        <w:r>
          <w:t xml:space="preserve">And this one was added.</w:t>
        </w:r>
      </w:ins>
      <w:r>
        <w:t xml:space="preserve"> </w:t>
      </w:r>
      <w:del w:id="116" w:author="Blake Editor" w:date="2026-09-06T15:15:00Z">
        <w:r>
          <w:delText xml:space="preserve">And this one was cut.</w:delText>
        </w:r>
      </w:del>
    </w:p>
    <w:p w14:paraId="1A2B103F" w14:textId="77777777">
      <w:pPr>
        <w:pStyle w:val="Heading1"/>
      </w:pPr>
      <w:r>
        <w:t xml:space="preserve">Section 73</w:t>
      </w:r>
    </w:p>
    <w:p w14:paraId="1A2B1046"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104D"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1054"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105B"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1062"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1069"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p w14:paraId="1A2B1070" w14:textId="77777777">
      <w:r>
        <w:t xml:space="preserve">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The volunteers met on Saturday to turn the beds, sort the seed packets and write down what each row would hold this year. Beans go in after the last frost; peas can go in earlier, along the fence. </w:t>
      </w:r>
    </w:p>
    <w:sectPr>
      <w:pgSz w:w="12240" w:h="15840"/>
      <w:pgMar w:top="1440" w:right="1440" w:bottom="1440" w:left="1440" w:header="720" w:footer="720" w:gutter="0"/>
      <w:cols w:num="1" w:space="720"/>
      <w:docGrid w:linePitch="36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15="http://schemas.microsoft.com/office/word/2012/wordml" xmlns:w16cid="http://schemas.microsoft.com/office/word/2016/wordml/cid" xmlns:wps="http://schemas.microsoft.com/office/word/2010/wordprocessingShape" xmlns:wp14="http://schemas.microsoft.com/office/word/2010/wordprocessingDrawing" xmlns:v="urn:schemas-microsoft-com:vml" xmlns:o="urn:schemas-microsoft-com:office:office" xmlns:w10="urn:schemas-microsoft-com:office:word" mc:Ignorable="w14 w15 w16cid wp14">
  <w:comment w:id="0" w:author="Avery Reviewer" w:date="2026-09-10T11:15:00Z" w:initials="AR">
    <w:p w14:paraId="1A2B020E" w14:textId="77777777">
      <w:pPr>
        <w:pStyle w:val="CommentText"/>
      </w:pPr>
      <w:r>
        <w:rPr>
          <w:rStyle w:val="CommentReference"/>
        </w:rPr>
        <w:annotationRef/>
      </w:r>
      <w:r>
        <w:t xml:space="preserve">Comment on section 9.</w:t>
      </w:r>
    </w:p>
  </w:comment>
  <w:comment w:id="1" w:author="Avery Reviewer" w:date="2026-09-19T12:15:00Z" w:initials="AR">
    <w:p w14:paraId="1A2B0414" w14:textId="77777777">
      <w:pPr>
        <w:pStyle w:val="CommentText"/>
      </w:pPr>
      <w:r>
        <w:rPr>
          <w:rStyle w:val="CommentReference"/>
        </w:rPr>
        <w:annotationRef/>
      </w:r>
      <w:r>
        <w:t xml:space="preserve">Comment on section 18.</w:t>
      </w:r>
    </w:p>
  </w:comment>
  <w:comment w:id="2" w:author="Avery Reviewer" w:date="2026-09-08T09:15:00Z" w:initials="AR">
    <w:p w14:paraId="1A2B061A" w14:textId="77777777">
      <w:pPr>
        <w:pStyle w:val="CommentText"/>
      </w:pPr>
      <w:r>
        <w:rPr>
          <w:rStyle w:val="CommentReference"/>
        </w:rPr>
        <w:annotationRef/>
      </w:r>
      <w:r>
        <w:t xml:space="preserve">Comment on section 27.</w:t>
      </w:r>
    </w:p>
  </w:comment>
  <w:comment w:id="3" w:author="Avery Reviewer" w:date="2026-09-17T10:15:00Z" w:initials="AR">
    <w:p w14:paraId="1A2B0820" w14:textId="77777777">
      <w:pPr>
        <w:pStyle w:val="CommentText"/>
      </w:pPr>
      <w:r>
        <w:rPr>
          <w:rStyle w:val="CommentReference"/>
        </w:rPr>
        <w:annotationRef/>
      </w:r>
      <w:r>
        <w:t xml:space="preserve">Comment on section 36.</w:t>
      </w:r>
    </w:p>
  </w:comment>
  <w:comment w:id="4" w:author="Avery Reviewer" w:date="2026-09-06T15:15:00Z" w:initials="AR">
    <w:p w14:paraId="1A2B0A26" w14:textId="77777777">
      <w:pPr>
        <w:pStyle w:val="CommentText"/>
      </w:pPr>
      <w:r>
        <w:rPr>
          <w:rStyle w:val="CommentReference"/>
        </w:rPr>
        <w:annotationRef/>
      </w:r>
      <w:r>
        <w:t xml:space="preserve">Comment on section 45.</w:t>
      </w:r>
    </w:p>
  </w:comment>
  <w:comment w:id="5" w:author="Avery Reviewer" w:date="2026-09-15T16:15:00Z" w:initials="AR">
    <w:p w14:paraId="1A2B0C2C" w14:textId="77777777">
      <w:pPr>
        <w:pStyle w:val="CommentText"/>
      </w:pPr>
      <w:r>
        <w:rPr>
          <w:rStyle w:val="CommentReference"/>
        </w:rPr>
        <w:annotationRef/>
      </w:r>
      <w:r>
        <w:t xml:space="preserve">Comment on section 54.</w:t>
      </w:r>
    </w:p>
  </w:comment>
  <w:comment w:id="6" w:author="Avery Reviewer" w:date="2026-09-04T13:15:00Z" w:initials="AR">
    <w:p w14:paraId="1A2B0E32" w14:textId="77777777">
      <w:pPr>
        <w:pStyle w:val="CommentText"/>
      </w:pPr>
      <w:r>
        <w:rPr>
          <w:rStyle w:val="CommentReference"/>
        </w:rPr>
        <w:annotationRef/>
      </w:r>
      <w:r>
        <w:t xml:space="preserve">Comment on section 63.</w:t>
      </w:r>
    </w:p>
  </w:comment>
  <w:comment w:id="7" w:author="Avery Reviewer" w:date="2026-09-13T14:15:00Z" w:initials="AR">
    <w:p w14:paraId="1A2B1038" w14:textId="77777777">
      <w:pPr>
        <w:pStyle w:val="CommentText"/>
      </w:pPr>
      <w:r>
        <w:rPr>
          <w:rStyle w:val="CommentReference"/>
        </w:rPr>
        <w:annotationRef/>
      </w:r>
      <w:r>
        <w:t xml:space="preserve">Comment on section 72.</w:t>
      </w:r>
    </w:p>
  </w:comment>
</w:comments>
</file>

<file path=word/commentsExtended.xml><?xml version="1.0" encoding="utf-8"?>
<w15:commentsEx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15="http://schemas.microsoft.com/office/word/2012/wordml" xmlns:w16cid="http://schemas.microsoft.com/office/word/2016/wordml/cid" xmlns:wps="http://schemas.microsoft.com/office/word/2010/wordprocessingShape" xmlns:wp14="http://schemas.microsoft.com/office/word/2010/wordprocessingDrawing" xmlns:v="urn:schemas-microsoft-com:vml" xmlns:o="urn:schemas-microsoft-com:office:office" xmlns:w10="urn:schemas-microsoft-com:office:word" mc:Ignorable="w14 w15 w16cid wp14">
  <w15:commentEx w15:paraId="1A2B020E" w15:done="0"/>
  <w15:commentEx w15:paraId="1A2B0414" w15:done="0"/>
  <w15:commentEx w15:paraId="1A2B061A" w15:done="0"/>
  <w15:commentEx w15:paraId="1A2B0820" w15:done="0"/>
  <w15:commentEx w15:paraId="1A2B0A26" w15:done="0"/>
  <w15:commentEx w15:paraId="1A2B0C2C" w15:done="0"/>
  <w15:commentEx w15:paraId="1A2B0E32" w15:done="0"/>
  <w15:commentEx w15:paraId="1A2B1038" w15:done="0"/>
</w15:commentsEx>
</file>

<file path=word/commentsIds.xml><?xml version="1.0" encoding="utf-8"?>
<w16cid:commentsId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15="http://schemas.microsoft.com/office/word/2012/wordml" xmlns:w16cid="http://schemas.microsoft.com/office/word/2016/wordml/cid" xmlns:wps="http://schemas.microsoft.com/office/word/2010/wordprocessingShape" xmlns:wp14="http://schemas.microsoft.com/office/word/2010/wordprocessingDrawing" xmlns:v="urn:schemas-microsoft-com:vml" xmlns:o="urn:schemas-microsoft-com:office:office" xmlns:w10="urn:schemas-microsoft-com:office:word" mc:Ignorable="w14 w15 w16cid wp14">
  <w16cid:commentId w16cid:paraId="1A2B020E" w16cid:durableId="5A000000"/>
  <w16cid:commentId w16cid:paraId="1A2B0414" w16cid:durableId="5A000001"/>
  <w16cid:commentId w16cid:paraId="1A2B061A" w16cid:durableId="5A000002"/>
  <w16cid:commentId w16cid:paraId="1A2B0820" w16cid:durableId="5A000003"/>
  <w16cid:commentId w16cid:paraId="1A2B0A26" w16cid:durableId="5A000004"/>
  <w16cid:commentId w16cid:paraId="1A2B0C2C" w16cid:durableId="5A000005"/>
  <w16cid:commentId w16cid:paraId="1A2B0E32" w16cid:durableId="5A000006"/>
  <w16cid:commentId w16cid:paraId="1A2B1038" w16cid:durableId="5A000007"/>
</w16cid:commentsId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15="http://schemas.microsoft.com/office/word/2012/wordml" xmlns:w16cid="http://schemas.microsoft.com/office/word/2016/wordml/cid" xmlns:wps="http://schemas.microsoft.com/office/word/2010/wordprocessingShape" xmlns:wp14="http://schemas.microsoft.com/office/word/2010/wordprocessingDrawing" xmlns:v="urn:schemas-microsoft-com:vml" xmlns:o="urn:schemas-microsoft-com:office:office" xmlns:w10="urn:schemas-microsoft-com:office:word" mc:Ignorable="w14 w15 w16cid wp14">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num>
</w:numbering>
</file>

<file path=word/people.xml><?xml version="1.0" encoding="utf-8"?>
<w15:people xmlns:w15="http://schemas.microsoft.com/office/word/2012/wordml" xmlns:mc="http://schemas.openxmlformats.org/markup-compatibility/2006" xmlns:w="http://schemas.openxmlformats.org/wordprocessingml/2006/main">
  <w15:person w15:author="Avery Reviewer">
    <w15:presenceInfo w15:providerId="None" w15:userId="Avery Reviewer"/>
  </w15:person>
  <w15:person w15:author="Blake Editor">
    <w15:presenceInfo w15:providerId="None" w15:userId="Blake Editor"/>
  </w15:person>
  <w15:person w15:author="Casey Counsel">
    <w15:presenceInfo w15:providerId="None" w15:userId="Casey Counsel"/>
  </w15:person>
</w15:people>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15="http://schemas.microsoft.com/office/word/2012/wordml" xmlns:w16cid="http://schemas.microsoft.com/office/word/2016/wordml/cid" xmlns:wps="http://schemas.microsoft.com/office/word/2010/wordprocessingShape" xmlns:wp14="http://schemas.microsoft.com/office/word/2010/wordprocessingDrawing" xmlns:v="urn:schemas-microsoft-com:vml" xmlns:o="urn:schemas-microsoft-com:office:office" xmlns:w10="urn:schemas-microsoft-com:office:word" mc:Ignorable="w14 w15 w16cid wp14">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15="http://schemas.microsoft.com/office/word/2012/wordml" xmlns:w16cid="http://schemas.microsoft.com/office/word/2016/wordml/cid" xmlns:wps="http://schemas.microsoft.com/office/word/2010/wordprocessingShape" xmlns:wp14="http://schemas.microsoft.com/office/word/2010/wordprocessingDrawing" xmlns:v="urn:schemas-microsoft-com:vml" xmlns:o="urn:schemas-microsoft-com:office:office" xmlns:w10="urn:schemas-microsoft-com:office:word" mc:Ignorable="w14 w15 w16cid wp14">
  <w:docDefaults>
    <w:rPrDefault>
      <w:rPr>
        <w:rFonts w:ascii="Georgia" w:hAnsi="Georgia" w:eastAsia="Georgia" w:cs="Georgia"/>
        <w:sz w:val="21"/>
        <w:szCs w:val="21"/>
        <w:lang w:val="en-US"/>
      </w:rPr>
    </w:rPrDefault>
    <w:pPrDefault>
      <w:pPr>
        <w:spacing w:after="150" w:line="315" w:lineRule="exact"/>
      </w:pPr>
    </w:pPrDefault>
  </w:docDefaults>
  <w:style w:default="1" w:type="paragraph" w:styleId="Normal">
    <w:name w:val="Normal"/>
    <w:qFormat/>
  </w:style>
  <w:style w:type="paragraph" w:styleId="Title">
    <w:name w:val="Title"/>
    <w:basedOn w:val="Normal"/>
    <w:next w:val="Normal"/>
    <w:qFormat/>
    <w:pPr>
      <w:spacing w:after="150" w:line="420" w:lineRule="exact"/>
    </w:pPr>
    <w:rPr>
      <w:sz w:val="33"/>
    </w:rPr>
  </w:style>
  <w:style w:type="paragraph" w:styleId="Heading1">
    <w:name w:val="heading 1"/>
    <w:basedOn w:val="Normal"/>
    <w:next w:val="Normal"/>
    <w:qFormat/>
    <w:pPr>
      <w:keepNext/>
      <w:spacing w:before="0" w:after="150" w:line="300" w:lineRule="exact"/>
      <w:outlineLvl w:val="0"/>
    </w:pPr>
    <w:rPr>
      <w:rFonts w:ascii="Helvetica Neue" w:hAnsi="Helvetica Neue"/>
      <w:b/>
      <w:color w:val="2F5496"/>
      <w:sz w:val="23"/>
    </w:rPr>
  </w:style>
  <w:style w:type="paragraph" w:styleId="Heading2">
    <w:name w:val="heading 2"/>
    <w:basedOn w:val="Normal"/>
    <w:next w:val="Normal"/>
    <w:qFormat/>
    <w:pPr>
      <w:keepNext/>
      <w:spacing w:before="240" w:after="80"/>
      <w:outlineLvl w:val="1"/>
    </w:pPr>
    <w:rPr>
      <w:rFonts w:ascii="Helvetica Neue" w:hAnsi="Helvetica Neue"/>
      <w:b/>
      <w:color w:val="2F5597"/>
      <w:sz w:val="24"/>
    </w:rPr>
  </w:style>
  <w:style w:type="paragraph" w:styleId="Heading3">
    <w:name w:val="heading 3"/>
    <w:basedOn w:val="Normal"/>
    <w:next w:val="Normal"/>
    <w:qFormat/>
    <w:pPr>
      <w:keepNext/>
      <w:spacing w:before="160" w:after="40"/>
      <w:outlineLvl w:val="2"/>
    </w:pPr>
    <w:rPr>
      <w:i/>
      <w:color w:val="1F3763"/>
      <w:sz w:val="24"/>
    </w:rPr>
  </w:style>
  <w:style w:type="paragraph" w:styleId="Quote">
    <w:name w:val="Quote"/>
    <w:basedOn w:val="Normal"/>
    <w:pPr>
      <w:ind w:left="864" w:right="864"/>
      <w:jc w:val="center"/>
    </w:pPr>
    <w:rPr>
      <w:i/>
      <w:color w:val="404040"/>
    </w:rPr>
  </w:style>
  <w:style w:type="paragraph" w:styleId="ListParagraph">
    <w:name w:val="List Paragraph"/>
    <w:basedOn w:val="Normal"/>
    <w:pPr>
      <w:ind w:left="720"/>
      <w:contextualSpacing/>
    </w:pPr>
  </w:style>
  <w:style w:type="paragraph" w:styleId="TOCHeading">
    <w:name w:val="TOC Heading"/>
    <w:basedOn w:val="Heading1"/>
    <w:pPr>
      <w:outlineLvl w:val="9"/>
    </w:pPr>
  </w:style>
  <w:style w:type="paragraph" w:styleId="TOC1">
    <w:name w:val="toc 1"/>
    <w:basedOn w:val="Normal"/>
    <w:pPr>
      <w:tabs>
        <w:tab w:val="right" w:leader="dot" w:pos="9350"/>
      </w:tabs>
      <w:spacing w:after="100"/>
    </w:pPr>
  </w:style>
  <w:style w:type="paragraph" w:styleId="TOC2">
    <w:name w:val="toc 2"/>
    <w:basedOn w:val="Normal"/>
    <w:pPr>
      <w:tabs>
        <w:tab w:val="right" w:leader="dot" w:pos="9350"/>
      </w:tabs>
      <w:spacing w:after="100"/>
      <w:ind w:left="220"/>
    </w:pPr>
  </w:style>
  <w:style w:type="paragraph" w:styleId="Header">
    <w:name w:val="header"/>
    <w:basedOn w:val="Normal"/>
    <w:pPr>
      <w:tabs>
        <w:tab w:val="center" w:pos="4680"/>
        <w:tab w:val="right" w:pos="9360"/>
      </w:tabs>
      <w:spacing w:after="0"/>
    </w:pPr>
  </w:style>
  <w:style w:type="paragraph" w:styleId="Footer">
    <w:name w:val="footer"/>
    <w:basedOn w:val="Normal"/>
    <w:pPr>
      <w:tabs>
        <w:tab w:val="center" w:pos="4680"/>
        <w:tab w:val="right" w:pos="9360"/>
      </w:tabs>
      <w:spacing w:after="0"/>
    </w:pPr>
  </w:style>
  <w:style w:type="paragraph" w:styleId="FootnoteText">
    <w:name w:val="footnote text"/>
    <w:basedOn w:val="Normal"/>
    <w:pPr>
      <w:spacing w:after="0"/>
    </w:pPr>
    <w:rPr>
      <w:sz w:val="20"/>
    </w:rPr>
  </w:style>
  <w:style w:type="paragraph" w:styleId="EndnoteText">
    <w:name w:val="endnote text"/>
    <w:basedOn w:val="Normal"/>
    <w:pPr>
      <w:spacing w:after="0"/>
    </w:pPr>
    <w:rPr>
      <w:sz w:val="20"/>
    </w:rPr>
  </w:style>
  <w:style w:type="paragraph" w:styleId="CommentText">
    <w:name w:val="annotation text"/>
    <w:basedOn w:val="Normal"/>
    <w:rPr>
      <w:sz w:val="20"/>
    </w:rPr>
  </w:style>
  <w:style w:type="character" w:styleId="FootnoteReference">
    <w:name w:val="footnote reference"/>
    <w:basedOn w:val="DefaultParagraphFont"/>
    <w:rPr>
      <w:vertAlign w:val="superscript"/>
    </w:rPr>
  </w:style>
  <w:style w:type="character" w:styleId="EndnoteReference">
    <w:name w:val="endnote reference"/>
    <w:basedOn w:val="DefaultParagraphFont"/>
    <w:rPr>
      <w:vertAlign w:val="superscript"/>
    </w:rPr>
  </w:style>
  <w:style w:type="character" w:styleId="CommentReference">
    <w:name w:val="annotation reference"/>
    <w:basedOn w:val="DefaultParagraphFont"/>
    <w:rPr>
      <w:sz w:val="16"/>
    </w:rPr>
  </w:style>
  <w:style w:type="character" w:styleId="Hyperlink">
    <w:name w:val="Hyperlink"/>
    <w:basedOn w:val="DefaultParagraphFont"/>
    <w:rPr>
      <w:color w:val="0563C1"/>
      <w:u w:val="single"/>
    </w:rPr>
  </w:style>
  <w:style w:default="1" w:type="character" w:styleId="DefaultParagraphFont">
    <w:name w:val="Default Paragraph Font"/>
  </w:style>
  <w:style w:type="table" w:styleId="TableGrid">
    <w:name w:val="Table Grid"/>
    <w:pPr>
      <w:spacing w:after="0" w:line="240" w:lineRule="auto"/>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Comments" Type="http://schemas.openxmlformats.org/officeDocument/2006/relationships/comments" Target="comments.xml"/><Relationship Id="rIdCommentsEx" Type="http://schemas.microsoft.com/office/2011/relationships/commentsExtended" Target="commentsExtended.xml"/><Relationship Id="rIdCommentsIds" Type="http://schemas.microsoft.com/office/2016/09/relationships/commentsIds" Target="commentsIds.xml"/><Relationship Id="rIdPeople" Type="http://schemas.microsoft.com/office/2011/relationships/people" Target="people.xml"/></Relationships>
</file>

<file path=docProps/core.xml><?xml version="1.0" encoding="utf-8"?>
<cp:coreProperties xmlns:cp="http://schemas.openxmlformats.org/package/2006/metadata/core-properties" xmlns:dc="http://purl.org/dc/elements/1.1/" xmlns:dcterms="http://purl.org/dc/terms/" xmlns:xsi="http://www.w3.org/2001/XMLSchema-instance">
  <dc:title>Long plan</dc:title>
  <dc:creator>Duo spike</dc:creator>
  <dcterms:created xsi:type="dcterms:W3CDTF">2026-09-01T09:00:00Z</dcterms:created>
</cp:coreProperties>
</file>